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1904601"/>
        <w:docPartObj>
          <w:docPartGallery w:val="Cover Pages"/>
          <w:docPartUnique/>
        </w:docPartObj>
      </w:sdtPr>
      <w:sdtContent>
        <w:p w14:paraId="3E91795F" w14:textId="429BEE26" w:rsidR="005B3D30" w:rsidRPr="007554A9" w:rsidRDefault="005B3D30" w:rsidP="005B3D30">
          <w:pPr>
            <w:pStyle w:val="Footer"/>
          </w:pPr>
        </w:p>
        <w:p w14:paraId="5E1A968F" w14:textId="521F14B6" w:rsidR="00300F4C" w:rsidRPr="007554A9" w:rsidRDefault="00300F4C">
          <w:r w:rsidRPr="007554A9">
            <w:rPr>
              <w:noProof/>
            </w:rPr>
            <mc:AlternateContent>
              <mc:Choice Requires="wps">
                <w:drawing>
                  <wp:anchor distT="0" distB="0" distL="114300" distR="114300" simplePos="0" relativeHeight="251658240" behindDoc="0" locked="0" layoutInCell="1" allowOverlap="1" wp14:anchorId="58C594FA" wp14:editId="0D6A59C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3CF760" w14:textId="1E440522" w:rsidR="00300F4C" w:rsidRPr="00C66874" w:rsidRDefault="00000000">
                                <w:pPr>
                                  <w:jc w:val="right"/>
                                  <w:rPr>
                                    <w:b/>
                                    <w:bCs/>
                                    <w:sz w:val="56"/>
                                    <w:szCs w:val="56"/>
                                    <w:lang w:val="fr-FR"/>
                                  </w:rPr>
                                </w:pPr>
                                <w:sdt>
                                  <w:sdtPr>
                                    <w:rPr>
                                      <w:b/>
                                      <w:bCs/>
                                      <w:caps/>
                                      <w:sz w:val="56"/>
                                      <w:szCs w:val="56"/>
                                      <w:lang w:val="fr-FR"/>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A258B" w:rsidRPr="00C66874">
                                      <w:rPr>
                                        <w:b/>
                                        <w:bCs/>
                                        <w:caps/>
                                        <w:sz w:val="56"/>
                                        <w:szCs w:val="56"/>
                                        <w:lang w:val="fr-FR"/>
                                      </w:rPr>
                                      <w:t>F</w:t>
                                    </w:r>
                                    <w:r w:rsidR="00C66874" w:rsidRPr="00C66874">
                                      <w:rPr>
                                        <w:b/>
                                        <w:bCs/>
                                        <w:caps/>
                                        <w:sz w:val="56"/>
                                        <w:szCs w:val="56"/>
                                        <w:lang w:val="fr-FR"/>
                                      </w:rPr>
                                      <w:t>IS</w:t>
                                    </w:r>
                                    <w:r w:rsidR="009A258B" w:rsidRPr="00C66874">
                                      <w:rPr>
                                        <w:b/>
                                        <w:bCs/>
                                        <w:caps/>
                                        <w:sz w:val="56"/>
                                        <w:szCs w:val="56"/>
                                        <w:lang w:val="fr-FR"/>
                                      </w:rPr>
                                      <w:t xml:space="preserve"> Graph Intelligence - Poc</w:t>
                                    </w:r>
                                  </w:sdtContent>
                                </w:sdt>
                              </w:p>
                              <w:sdt>
                                <w:sdtPr>
                                  <w:rPr>
                                    <w:color w:val="404040" w:themeColor="text1" w:themeTint="BF"/>
                                    <w:sz w:val="36"/>
                                    <w:szCs w:val="36"/>
                                    <w:lang w:val="fr-FR"/>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BEACBF4" w14:textId="049F404C" w:rsidR="00300F4C" w:rsidRPr="00C66874" w:rsidRDefault="007B4EE8">
                                    <w:pPr>
                                      <w:jc w:val="right"/>
                                      <w:rPr>
                                        <w:color w:val="404040" w:themeColor="text1" w:themeTint="BF"/>
                                        <w:sz w:val="36"/>
                                        <w:szCs w:val="36"/>
                                        <w:lang w:val="fr-FR"/>
                                      </w:rPr>
                                    </w:pPr>
                                    <w:r w:rsidRPr="00C66874">
                                      <w:rPr>
                                        <w:color w:val="404040" w:themeColor="text1" w:themeTint="BF"/>
                                        <w:sz w:val="36"/>
                                        <w:szCs w:val="36"/>
                                        <w:lang w:val="fr-FR"/>
                                      </w:rPr>
                                      <w:t>Business Requirement Document</w:t>
                                    </w:r>
                                  </w:p>
                                </w:sdtContent>
                              </w:sdt>
                              <w:p w14:paraId="6E5F1848" w14:textId="65ABF893" w:rsidR="004E4D7E" w:rsidRPr="00C66874" w:rsidRDefault="00A95AF4" w:rsidP="00A95AF4">
                                <w:pPr>
                                  <w:jc w:val="right"/>
                                  <w:rPr>
                                    <w:smallCaps/>
                                    <w:color w:val="404040" w:themeColor="text1" w:themeTint="BF"/>
                                    <w:sz w:val="36"/>
                                    <w:szCs w:val="36"/>
                                    <w:lang w:val="fr-FR"/>
                                  </w:rPr>
                                </w:pPr>
                                <w:r w:rsidRPr="00C66874">
                                  <w:rPr>
                                    <w:color w:val="404040" w:themeColor="text1" w:themeTint="BF"/>
                                    <w:sz w:val="36"/>
                                    <w:szCs w:val="36"/>
                                    <w:lang w:val="fr-FR"/>
                                  </w:rPr>
                                  <w:t>Version 0.1</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58C594FA" id="_x0000_t202" coordsize="21600,21600" o:spt="202" path="m,l,21600r21600,l21600,xe">
                    <v:stroke joinstyle="miter"/>
                    <v:path gradientshapeok="t" o:connecttype="rect"/>
                  </v:shapetype>
                  <v:shape id="Text Box 54" o:spid="_x0000_s1026"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063CF760" w14:textId="1E440522" w:rsidR="00300F4C" w:rsidRPr="00C66874" w:rsidRDefault="00000000">
                          <w:pPr>
                            <w:jc w:val="right"/>
                            <w:rPr>
                              <w:b/>
                              <w:bCs/>
                              <w:sz w:val="56"/>
                              <w:szCs w:val="56"/>
                              <w:lang w:val="fr-FR"/>
                            </w:rPr>
                          </w:pPr>
                          <w:sdt>
                            <w:sdtPr>
                              <w:rPr>
                                <w:b/>
                                <w:bCs/>
                                <w:caps/>
                                <w:sz w:val="56"/>
                                <w:szCs w:val="56"/>
                                <w:lang w:val="fr-FR"/>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A258B" w:rsidRPr="00C66874">
                                <w:rPr>
                                  <w:b/>
                                  <w:bCs/>
                                  <w:caps/>
                                  <w:sz w:val="56"/>
                                  <w:szCs w:val="56"/>
                                  <w:lang w:val="fr-FR"/>
                                </w:rPr>
                                <w:t>F</w:t>
                              </w:r>
                              <w:r w:rsidR="00C66874" w:rsidRPr="00C66874">
                                <w:rPr>
                                  <w:b/>
                                  <w:bCs/>
                                  <w:caps/>
                                  <w:sz w:val="56"/>
                                  <w:szCs w:val="56"/>
                                  <w:lang w:val="fr-FR"/>
                                </w:rPr>
                                <w:t>IS</w:t>
                              </w:r>
                              <w:r w:rsidR="009A258B" w:rsidRPr="00C66874">
                                <w:rPr>
                                  <w:b/>
                                  <w:bCs/>
                                  <w:caps/>
                                  <w:sz w:val="56"/>
                                  <w:szCs w:val="56"/>
                                  <w:lang w:val="fr-FR"/>
                                </w:rPr>
                                <w:t xml:space="preserve"> Graph Intelligence - Poc</w:t>
                              </w:r>
                            </w:sdtContent>
                          </w:sdt>
                        </w:p>
                        <w:sdt>
                          <w:sdtPr>
                            <w:rPr>
                              <w:color w:val="404040" w:themeColor="text1" w:themeTint="BF"/>
                              <w:sz w:val="36"/>
                              <w:szCs w:val="36"/>
                              <w:lang w:val="fr-FR"/>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BEACBF4" w14:textId="049F404C" w:rsidR="00300F4C" w:rsidRPr="00C66874" w:rsidRDefault="007B4EE8">
                              <w:pPr>
                                <w:jc w:val="right"/>
                                <w:rPr>
                                  <w:color w:val="404040" w:themeColor="text1" w:themeTint="BF"/>
                                  <w:sz w:val="36"/>
                                  <w:szCs w:val="36"/>
                                  <w:lang w:val="fr-FR"/>
                                </w:rPr>
                              </w:pPr>
                              <w:r w:rsidRPr="00C66874">
                                <w:rPr>
                                  <w:color w:val="404040" w:themeColor="text1" w:themeTint="BF"/>
                                  <w:sz w:val="36"/>
                                  <w:szCs w:val="36"/>
                                  <w:lang w:val="fr-FR"/>
                                </w:rPr>
                                <w:t>Business Requirement Document</w:t>
                              </w:r>
                            </w:p>
                          </w:sdtContent>
                        </w:sdt>
                        <w:p w14:paraId="6E5F1848" w14:textId="65ABF893" w:rsidR="004E4D7E" w:rsidRPr="00C66874" w:rsidRDefault="00A95AF4" w:rsidP="00A95AF4">
                          <w:pPr>
                            <w:jc w:val="right"/>
                            <w:rPr>
                              <w:smallCaps/>
                              <w:color w:val="404040" w:themeColor="text1" w:themeTint="BF"/>
                              <w:sz w:val="36"/>
                              <w:szCs w:val="36"/>
                              <w:lang w:val="fr-FR"/>
                            </w:rPr>
                          </w:pPr>
                          <w:r w:rsidRPr="00C66874">
                            <w:rPr>
                              <w:color w:val="404040" w:themeColor="text1" w:themeTint="BF"/>
                              <w:sz w:val="36"/>
                              <w:szCs w:val="36"/>
                              <w:lang w:val="fr-FR"/>
                            </w:rPr>
                            <w:t>Version 0.1</w:t>
                          </w:r>
                        </w:p>
                      </w:txbxContent>
                    </v:textbox>
                    <w10:wrap type="square" anchorx="page" anchory="page"/>
                  </v:shape>
                </w:pict>
              </mc:Fallback>
            </mc:AlternateContent>
          </w:r>
        </w:p>
        <w:p w14:paraId="37FB77C4" w14:textId="3BBA5F9E" w:rsidR="00300F4C" w:rsidRPr="007554A9" w:rsidRDefault="00300F4C">
          <w:r w:rsidRPr="007554A9">
            <w:br w:type="page"/>
          </w:r>
        </w:p>
        <w:p w14:paraId="6848B8FB" w14:textId="2269180C" w:rsidR="005B3D30" w:rsidRPr="007554A9" w:rsidRDefault="005B3D30"/>
        <w:sdt>
          <w:sdtPr>
            <w:rPr>
              <w:rFonts w:asciiTheme="minorHAnsi" w:eastAsiaTheme="minorEastAsia" w:hAnsiTheme="minorHAnsi" w:cstheme="minorBidi"/>
              <w:color w:val="auto"/>
              <w:kern w:val="2"/>
              <w:sz w:val="24"/>
              <w:szCs w:val="24"/>
              <w14:ligatures w14:val="standardContextual"/>
            </w:rPr>
            <w:id w:val="1747330874"/>
            <w:docPartObj>
              <w:docPartGallery w:val="Table of Contents"/>
              <w:docPartUnique/>
            </w:docPartObj>
          </w:sdtPr>
          <w:sdtContent>
            <w:p w14:paraId="3E90E4CA" w14:textId="77777777" w:rsidR="00C07D98" w:rsidRPr="00E70C38" w:rsidRDefault="00C07D98" w:rsidP="00C07D98">
              <w:pPr>
                <w:pStyle w:val="TOCHeading"/>
                <w:rPr>
                  <w:b/>
                  <w:bCs/>
                  <w:color w:val="auto"/>
                  <w:sz w:val="28"/>
                  <w:szCs w:val="28"/>
                </w:rPr>
              </w:pPr>
              <w:r w:rsidRPr="00E70C38">
                <w:rPr>
                  <w:b/>
                  <w:bCs/>
                  <w:color w:val="auto"/>
                  <w:sz w:val="28"/>
                  <w:szCs w:val="28"/>
                </w:rPr>
                <w:t>Table of Contents</w:t>
              </w:r>
            </w:p>
            <w:p w14:paraId="57A5F1B9" w14:textId="77777777" w:rsidR="00C07D98" w:rsidRPr="00E70C38" w:rsidRDefault="00C07D98" w:rsidP="00C07D98">
              <w:pPr>
                <w:rPr>
                  <w:sz w:val="22"/>
                  <w:szCs w:val="22"/>
                </w:rPr>
              </w:pPr>
            </w:p>
            <w:p w14:paraId="1C647C06" w14:textId="50FA55A6" w:rsidR="00C66874" w:rsidRPr="00E70C38" w:rsidRDefault="00C07D98">
              <w:pPr>
                <w:pStyle w:val="TOC1"/>
                <w:tabs>
                  <w:tab w:val="right" w:leader="dot" w:pos="9040"/>
                </w:tabs>
                <w:rPr>
                  <w:rFonts w:eastAsiaTheme="minorEastAsia"/>
                  <w:noProof/>
                  <w:sz w:val="22"/>
                  <w:szCs w:val="22"/>
                  <w:lang w:val="en-AE" w:eastAsia="en-AE"/>
                </w:rPr>
              </w:pPr>
              <w:r w:rsidRPr="00E70C38">
                <w:rPr>
                  <w:sz w:val="22"/>
                  <w:szCs w:val="22"/>
                </w:rPr>
                <w:fldChar w:fldCharType="begin"/>
              </w:r>
              <w:r w:rsidRPr="00E70C38">
                <w:rPr>
                  <w:sz w:val="22"/>
                  <w:szCs w:val="22"/>
                </w:rPr>
                <w:instrText>TOC \o "1-3" \z \u \h</w:instrText>
              </w:r>
              <w:r w:rsidRPr="00E70C38">
                <w:rPr>
                  <w:sz w:val="22"/>
                  <w:szCs w:val="22"/>
                </w:rPr>
                <w:fldChar w:fldCharType="separate"/>
              </w:r>
              <w:hyperlink w:anchor="_Toc226039364" w:history="1">
                <w:r w:rsidR="00C66874" w:rsidRPr="00E70C38">
                  <w:rPr>
                    <w:rStyle w:val="Hyperlink"/>
                    <w:noProof/>
                    <w:sz w:val="22"/>
                    <w:szCs w:val="22"/>
                  </w:rPr>
                  <w:t>1. Purpose</w:t>
                </w:r>
                <w:r w:rsidR="00C66874" w:rsidRPr="00E70C38">
                  <w:rPr>
                    <w:noProof/>
                    <w:webHidden/>
                    <w:sz w:val="22"/>
                    <w:szCs w:val="22"/>
                  </w:rPr>
                  <w:tab/>
                </w:r>
                <w:r w:rsidR="00C66874" w:rsidRPr="00E70C38">
                  <w:rPr>
                    <w:noProof/>
                    <w:webHidden/>
                    <w:sz w:val="22"/>
                    <w:szCs w:val="22"/>
                  </w:rPr>
                  <w:fldChar w:fldCharType="begin"/>
                </w:r>
                <w:r w:rsidR="00C66874" w:rsidRPr="00E70C38">
                  <w:rPr>
                    <w:noProof/>
                    <w:webHidden/>
                    <w:sz w:val="22"/>
                    <w:szCs w:val="22"/>
                  </w:rPr>
                  <w:instrText xml:space="preserve"> PAGEREF _Toc226039364 \h </w:instrText>
                </w:r>
                <w:r w:rsidR="00C66874" w:rsidRPr="00E70C38">
                  <w:rPr>
                    <w:noProof/>
                    <w:webHidden/>
                    <w:sz w:val="22"/>
                    <w:szCs w:val="22"/>
                  </w:rPr>
                </w:r>
                <w:r w:rsidR="00C66874" w:rsidRPr="00E70C38">
                  <w:rPr>
                    <w:noProof/>
                    <w:webHidden/>
                    <w:sz w:val="22"/>
                    <w:szCs w:val="22"/>
                  </w:rPr>
                  <w:fldChar w:fldCharType="separate"/>
                </w:r>
                <w:r w:rsidR="00C66874" w:rsidRPr="00E70C38">
                  <w:rPr>
                    <w:noProof/>
                    <w:webHidden/>
                    <w:sz w:val="22"/>
                    <w:szCs w:val="22"/>
                  </w:rPr>
                  <w:t>4</w:t>
                </w:r>
                <w:r w:rsidR="00C66874" w:rsidRPr="00E70C38">
                  <w:rPr>
                    <w:noProof/>
                    <w:webHidden/>
                    <w:sz w:val="22"/>
                    <w:szCs w:val="22"/>
                  </w:rPr>
                  <w:fldChar w:fldCharType="end"/>
                </w:r>
              </w:hyperlink>
            </w:p>
            <w:p w14:paraId="55F6A80D" w14:textId="653A2360" w:rsidR="00C66874" w:rsidRPr="00E70C38" w:rsidRDefault="00C66874">
              <w:pPr>
                <w:pStyle w:val="TOC1"/>
                <w:tabs>
                  <w:tab w:val="right" w:leader="dot" w:pos="9040"/>
                </w:tabs>
                <w:rPr>
                  <w:rFonts w:eastAsiaTheme="minorEastAsia"/>
                  <w:noProof/>
                  <w:sz w:val="22"/>
                  <w:szCs w:val="22"/>
                  <w:lang w:val="en-AE" w:eastAsia="en-AE"/>
                </w:rPr>
              </w:pPr>
              <w:hyperlink w:anchor="_Toc226039365" w:history="1">
                <w:r w:rsidRPr="00E70C38">
                  <w:rPr>
                    <w:rStyle w:val="Hyperlink"/>
                    <w:noProof/>
                    <w:sz w:val="22"/>
                    <w:szCs w:val="22"/>
                  </w:rPr>
                  <w:t>2. Business Context</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_Toc226039365 \h </w:instrText>
                </w:r>
                <w:r w:rsidRPr="00E70C38">
                  <w:rPr>
                    <w:noProof/>
                    <w:webHidden/>
                    <w:sz w:val="22"/>
                    <w:szCs w:val="22"/>
                  </w:rPr>
                </w:r>
                <w:r w:rsidRPr="00E70C38">
                  <w:rPr>
                    <w:noProof/>
                    <w:webHidden/>
                    <w:sz w:val="22"/>
                    <w:szCs w:val="22"/>
                  </w:rPr>
                  <w:fldChar w:fldCharType="separate"/>
                </w:r>
                <w:r w:rsidRPr="00E70C38">
                  <w:rPr>
                    <w:noProof/>
                    <w:webHidden/>
                    <w:sz w:val="22"/>
                    <w:szCs w:val="22"/>
                  </w:rPr>
                  <w:t>5</w:t>
                </w:r>
                <w:r w:rsidRPr="00E70C38">
                  <w:rPr>
                    <w:noProof/>
                    <w:webHidden/>
                    <w:sz w:val="22"/>
                    <w:szCs w:val="22"/>
                  </w:rPr>
                  <w:fldChar w:fldCharType="end"/>
                </w:r>
              </w:hyperlink>
            </w:p>
            <w:p w14:paraId="7299EB90" w14:textId="034EDB33" w:rsidR="00C66874" w:rsidRPr="00E70C38" w:rsidRDefault="00C66874">
              <w:pPr>
                <w:pStyle w:val="TOC2"/>
                <w:tabs>
                  <w:tab w:val="right" w:leader="dot" w:pos="9040"/>
                </w:tabs>
                <w:rPr>
                  <w:rFonts w:eastAsiaTheme="minorEastAsia"/>
                  <w:noProof/>
                  <w:sz w:val="22"/>
                  <w:szCs w:val="22"/>
                  <w:lang w:val="en-AE" w:eastAsia="en-AE"/>
                </w:rPr>
              </w:pPr>
              <w:hyperlink w:anchor="_Toc226039366" w:history="1">
                <w:r w:rsidRPr="00E70C38">
                  <w:rPr>
                    <w:rStyle w:val="Hyperlink"/>
                    <w:noProof/>
                    <w:sz w:val="22"/>
                    <w:szCs w:val="22"/>
                  </w:rPr>
                  <w:t>Pain Points</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_Toc226039366 \h </w:instrText>
                </w:r>
                <w:r w:rsidRPr="00E70C38">
                  <w:rPr>
                    <w:noProof/>
                    <w:webHidden/>
                    <w:sz w:val="22"/>
                    <w:szCs w:val="22"/>
                  </w:rPr>
                </w:r>
                <w:r w:rsidRPr="00E70C38">
                  <w:rPr>
                    <w:noProof/>
                    <w:webHidden/>
                    <w:sz w:val="22"/>
                    <w:szCs w:val="22"/>
                  </w:rPr>
                  <w:fldChar w:fldCharType="separate"/>
                </w:r>
                <w:r w:rsidRPr="00E70C38">
                  <w:rPr>
                    <w:noProof/>
                    <w:webHidden/>
                    <w:sz w:val="22"/>
                    <w:szCs w:val="22"/>
                  </w:rPr>
                  <w:t>5</w:t>
                </w:r>
                <w:r w:rsidRPr="00E70C38">
                  <w:rPr>
                    <w:noProof/>
                    <w:webHidden/>
                    <w:sz w:val="22"/>
                    <w:szCs w:val="22"/>
                  </w:rPr>
                  <w:fldChar w:fldCharType="end"/>
                </w:r>
              </w:hyperlink>
            </w:p>
            <w:p w14:paraId="15EEE249" w14:textId="2A792CCA" w:rsidR="00C66874" w:rsidRPr="00E70C38" w:rsidRDefault="00C66874">
              <w:pPr>
                <w:pStyle w:val="TOC2"/>
                <w:tabs>
                  <w:tab w:val="right" w:leader="dot" w:pos="9040"/>
                </w:tabs>
                <w:rPr>
                  <w:rFonts w:eastAsiaTheme="minorEastAsia"/>
                  <w:noProof/>
                  <w:sz w:val="22"/>
                  <w:szCs w:val="22"/>
                  <w:lang w:val="en-AE" w:eastAsia="en-AE"/>
                </w:rPr>
              </w:pPr>
              <w:hyperlink w:anchor="_Toc226039367" w:history="1">
                <w:r w:rsidRPr="00E70C38">
                  <w:rPr>
                    <w:rStyle w:val="Hyperlink"/>
                    <w:noProof/>
                    <w:sz w:val="22"/>
                    <w:szCs w:val="22"/>
                  </w:rPr>
                  <w:t>Anticipated Impact</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_Toc226039367 \h </w:instrText>
                </w:r>
                <w:r w:rsidRPr="00E70C38">
                  <w:rPr>
                    <w:noProof/>
                    <w:webHidden/>
                    <w:sz w:val="22"/>
                    <w:szCs w:val="22"/>
                  </w:rPr>
                </w:r>
                <w:r w:rsidRPr="00E70C38">
                  <w:rPr>
                    <w:noProof/>
                    <w:webHidden/>
                    <w:sz w:val="22"/>
                    <w:szCs w:val="22"/>
                  </w:rPr>
                  <w:fldChar w:fldCharType="separate"/>
                </w:r>
                <w:r w:rsidRPr="00E70C38">
                  <w:rPr>
                    <w:noProof/>
                    <w:webHidden/>
                    <w:sz w:val="22"/>
                    <w:szCs w:val="22"/>
                  </w:rPr>
                  <w:t>5</w:t>
                </w:r>
                <w:r w:rsidRPr="00E70C38">
                  <w:rPr>
                    <w:noProof/>
                    <w:webHidden/>
                    <w:sz w:val="22"/>
                    <w:szCs w:val="22"/>
                  </w:rPr>
                  <w:fldChar w:fldCharType="end"/>
                </w:r>
              </w:hyperlink>
            </w:p>
            <w:p w14:paraId="086BBE73" w14:textId="7DF7C60A" w:rsidR="00C66874" w:rsidRPr="00E70C38" w:rsidRDefault="00C66874">
              <w:pPr>
                <w:pStyle w:val="TOC2"/>
                <w:tabs>
                  <w:tab w:val="right" w:leader="dot" w:pos="9040"/>
                </w:tabs>
                <w:rPr>
                  <w:rFonts w:eastAsiaTheme="minorEastAsia"/>
                  <w:noProof/>
                  <w:sz w:val="22"/>
                  <w:szCs w:val="22"/>
                  <w:lang w:val="en-AE" w:eastAsia="en-AE"/>
                </w:rPr>
              </w:pPr>
              <w:hyperlink w:anchor="_Toc226039368" w:history="1">
                <w:r w:rsidRPr="00E70C38">
                  <w:rPr>
                    <w:rStyle w:val="Hyperlink"/>
                    <w:noProof/>
                    <w:sz w:val="22"/>
                    <w:szCs w:val="22"/>
                  </w:rPr>
                  <w:t>Target Users</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_Toc226039368 \h </w:instrText>
                </w:r>
                <w:r w:rsidRPr="00E70C38">
                  <w:rPr>
                    <w:noProof/>
                    <w:webHidden/>
                    <w:sz w:val="22"/>
                    <w:szCs w:val="22"/>
                  </w:rPr>
                </w:r>
                <w:r w:rsidRPr="00E70C38">
                  <w:rPr>
                    <w:noProof/>
                    <w:webHidden/>
                    <w:sz w:val="22"/>
                    <w:szCs w:val="22"/>
                  </w:rPr>
                  <w:fldChar w:fldCharType="separate"/>
                </w:r>
                <w:r w:rsidRPr="00E70C38">
                  <w:rPr>
                    <w:noProof/>
                    <w:webHidden/>
                    <w:sz w:val="22"/>
                    <w:szCs w:val="22"/>
                  </w:rPr>
                  <w:t>6</w:t>
                </w:r>
                <w:r w:rsidRPr="00E70C38">
                  <w:rPr>
                    <w:noProof/>
                    <w:webHidden/>
                    <w:sz w:val="22"/>
                    <w:szCs w:val="22"/>
                  </w:rPr>
                  <w:fldChar w:fldCharType="end"/>
                </w:r>
              </w:hyperlink>
            </w:p>
            <w:p w14:paraId="2875F089" w14:textId="23054369" w:rsidR="00C66874" w:rsidRPr="00E70C38" w:rsidRDefault="00C66874">
              <w:pPr>
                <w:pStyle w:val="TOC2"/>
                <w:tabs>
                  <w:tab w:val="right" w:leader="dot" w:pos="9040"/>
                </w:tabs>
                <w:rPr>
                  <w:rFonts w:eastAsiaTheme="minorEastAsia"/>
                  <w:noProof/>
                  <w:sz w:val="22"/>
                  <w:szCs w:val="22"/>
                  <w:lang w:val="en-AE" w:eastAsia="en-AE"/>
                </w:rPr>
              </w:pPr>
              <w:hyperlink w:anchor="_Toc226039369" w:history="1">
                <w:r w:rsidRPr="00E70C38">
                  <w:rPr>
                    <w:rStyle w:val="Hyperlink"/>
                    <w:noProof/>
                    <w:sz w:val="22"/>
                    <w:szCs w:val="22"/>
                  </w:rPr>
                  <w:t>Market for the Product</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_Toc226039369 \h </w:instrText>
                </w:r>
                <w:r w:rsidRPr="00E70C38">
                  <w:rPr>
                    <w:noProof/>
                    <w:webHidden/>
                    <w:sz w:val="22"/>
                    <w:szCs w:val="22"/>
                  </w:rPr>
                </w:r>
                <w:r w:rsidRPr="00E70C38">
                  <w:rPr>
                    <w:noProof/>
                    <w:webHidden/>
                    <w:sz w:val="22"/>
                    <w:szCs w:val="22"/>
                  </w:rPr>
                  <w:fldChar w:fldCharType="separate"/>
                </w:r>
                <w:r w:rsidRPr="00E70C38">
                  <w:rPr>
                    <w:noProof/>
                    <w:webHidden/>
                    <w:sz w:val="22"/>
                    <w:szCs w:val="22"/>
                  </w:rPr>
                  <w:t>6</w:t>
                </w:r>
                <w:r w:rsidRPr="00E70C38">
                  <w:rPr>
                    <w:noProof/>
                    <w:webHidden/>
                    <w:sz w:val="22"/>
                    <w:szCs w:val="22"/>
                  </w:rPr>
                  <w:fldChar w:fldCharType="end"/>
                </w:r>
              </w:hyperlink>
            </w:p>
            <w:p w14:paraId="4F99786F" w14:textId="0C6329BD" w:rsidR="00C66874" w:rsidRPr="00E70C38" w:rsidRDefault="00C66874">
              <w:pPr>
                <w:pStyle w:val="TOC1"/>
                <w:tabs>
                  <w:tab w:val="right" w:leader="dot" w:pos="9040"/>
                </w:tabs>
                <w:rPr>
                  <w:rFonts w:eastAsiaTheme="minorEastAsia"/>
                  <w:noProof/>
                  <w:sz w:val="22"/>
                  <w:szCs w:val="22"/>
                  <w:lang w:val="en-AE" w:eastAsia="en-AE"/>
                </w:rPr>
              </w:pPr>
              <w:hyperlink w:anchor="_Toc226039370" w:history="1">
                <w:r w:rsidRPr="00E70C38">
                  <w:rPr>
                    <w:rStyle w:val="Hyperlink"/>
                    <w:noProof/>
                    <w:sz w:val="22"/>
                    <w:szCs w:val="22"/>
                  </w:rPr>
                  <w:t>3. Business Objectives</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_Toc226039370 \h </w:instrText>
                </w:r>
                <w:r w:rsidRPr="00E70C38">
                  <w:rPr>
                    <w:noProof/>
                    <w:webHidden/>
                    <w:sz w:val="22"/>
                    <w:szCs w:val="22"/>
                  </w:rPr>
                </w:r>
                <w:r w:rsidRPr="00E70C38">
                  <w:rPr>
                    <w:noProof/>
                    <w:webHidden/>
                    <w:sz w:val="22"/>
                    <w:szCs w:val="22"/>
                  </w:rPr>
                  <w:fldChar w:fldCharType="separate"/>
                </w:r>
                <w:r w:rsidRPr="00E70C38">
                  <w:rPr>
                    <w:noProof/>
                    <w:webHidden/>
                    <w:sz w:val="22"/>
                    <w:szCs w:val="22"/>
                  </w:rPr>
                  <w:t>7</w:t>
                </w:r>
                <w:r w:rsidRPr="00E70C38">
                  <w:rPr>
                    <w:noProof/>
                    <w:webHidden/>
                    <w:sz w:val="22"/>
                    <w:szCs w:val="22"/>
                  </w:rPr>
                  <w:fldChar w:fldCharType="end"/>
                </w:r>
              </w:hyperlink>
            </w:p>
            <w:p w14:paraId="4DAE0ACC" w14:textId="1598D3EA" w:rsidR="00C66874" w:rsidRPr="00E70C38" w:rsidRDefault="00C66874">
              <w:pPr>
                <w:pStyle w:val="TOC1"/>
                <w:tabs>
                  <w:tab w:val="right" w:leader="dot" w:pos="9040"/>
                </w:tabs>
                <w:rPr>
                  <w:rFonts w:eastAsiaTheme="minorEastAsia"/>
                  <w:noProof/>
                  <w:sz w:val="22"/>
                  <w:szCs w:val="22"/>
                  <w:lang w:val="en-AE" w:eastAsia="en-AE"/>
                </w:rPr>
              </w:pPr>
              <w:hyperlink w:anchor="_Toc226039371" w:history="1">
                <w:r w:rsidRPr="00E70C38">
                  <w:rPr>
                    <w:rStyle w:val="Hyperlink"/>
                    <w:noProof/>
                    <w:sz w:val="22"/>
                    <w:szCs w:val="22"/>
                  </w:rPr>
                  <w:t>4. Scope</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_Toc226039371 \h </w:instrText>
                </w:r>
                <w:r w:rsidRPr="00E70C38">
                  <w:rPr>
                    <w:noProof/>
                    <w:webHidden/>
                    <w:sz w:val="22"/>
                    <w:szCs w:val="22"/>
                  </w:rPr>
                </w:r>
                <w:r w:rsidRPr="00E70C38">
                  <w:rPr>
                    <w:noProof/>
                    <w:webHidden/>
                    <w:sz w:val="22"/>
                    <w:szCs w:val="22"/>
                  </w:rPr>
                  <w:fldChar w:fldCharType="separate"/>
                </w:r>
                <w:r w:rsidRPr="00E70C38">
                  <w:rPr>
                    <w:noProof/>
                    <w:webHidden/>
                    <w:sz w:val="22"/>
                    <w:szCs w:val="22"/>
                  </w:rPr>
                  <w:t>8</w:t>
                </w:r>
                <w:r w:rsidRPr="00E70C38">
                  <w:rPr>
                    <w:noProof/>
                    <w:webHidden/>
                    <w:sz w:val="22"/>
                    <w:szCs w:val="22"/>
                  </w:rPr>
                  <w:fldChar w:fldCharType="end"/>
                </w:r>
              </w:hyperlink>
            </w:p>
            <w:p w14:paraId="28E11119" w14:textId="4CA33430" w:rsidR="00C66874" w:rsidRPr="00E70C38" w:rsidRDefault="00C66874">
              <w:pPr>
                <w:pStyle w:val="TOC2"/>
                <w:tabs>
                  <w:tab w:val="right" w:leader="dot" w:pos="9040"/>
                </w:tabs>
                <w:rPr>
                  <w:rFonts w:eastAsiaTheme="minorEastAsia"/>
                  <w:noProof/>
                  <w:sz w:val="22"/>
                  <w:szCs w:val="22"/>
                  <w:lang w:val="en-AE" w:eastAsia="en-AE"/>
                </w:rPr>
              </w:pPr>
              <w:hyperlink w:anchor="_Toc226039372" w:history="1">
                <w:r w:rsidRPr="00E70C38">
                  <w:rPr>
                    <w:rStyle w:val="Hyperlink"/>
                    <w:noProof/>
                    <w:sz w:val="22"/>
                    <w:szCs w:val="22"/>
                  </w:rPr>
                  <w:t>4.1 In Scope</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_Toc226039372 \h </w:instrText>
                </w:r>
                <w:r w:rsidRPr="00E70C38">
                  <w:rPr>
                    <w:noProof/>
                    <w:webHidden/>
                    <w:sz w:val="22"/>
                    <w:szCs w:val="22"/>
                  </w:rPr>
                </w:r>
                <w:r w:rsidRPr="00E70C38">
                  <w:rPr>
                    <w:noProof/>
                    <w:webHidden/>
                    <w:sz w:val="22"/>
                    <w:szCs w:val="22"/>
                  </w:rPr>
                  <w:fldChar w:fldCharType="separate"/>
                </w:r>
                <w:r w:rsidRPr="00E70C38">
                  <w:rPr>
                    <w:noProof/>
                    <w:webHidden/>
                    <w:sz w:val="22"/>
                    <w:szCs w:val="22"/>
                  </w:rPr>
                  <w:t>8</w:t>
                </w:r>
                <w:r w:rsidRPr="00E70C38">
                  <w:rPr>
                    <w:noProof/>
                    <w:webHidden/>
                    <w:sz w:val="22"/>
                    <w:szCs w:val="22"/>
                  </w:rPr>
                  <w:fldChar w:fldCharType="end"/>
                </w:r>
              </w:hyperlink>
            </w:p>
            <w:p w14:paraId="5D59AF84" w14:textId="5FA632AE" w:rsidR="00C66874" w:rsidRPr="00E70C38" w:rsidRDefault="00C66874">
              <w:pPr>
                <w:pStyle w:val="TOC2"/>
                <w:tabs>
                  <w:tab w:val="right" w:leader="dot" w:pos="9040"/>
                </w:tabs>
                <w:rPr>
                  <w:rFonts w:eastAsiaTheme="minorEastAsia"/>
                  <w:noProof/>
                  <w:sz w:val="22"/>
                  <w:szCs w:val="22"/>
                  <w:lang w:val="en-AE" w:eastAsia="en-AE"/>
                </w:rPr>
              </w:pPr>
              <w:hyperlink w:anchor="_Toc226039373" w:history="1">
                <w:r w:rsidRPr="00E70C38">
                  <w:rPr>
                    <w:rStyle w:val="Hyperlink"/>
                    <w:noProof/>
                    <w:sz w:val="22"/>
                    <w:szCs w:val="22"/>
                  </w:rPr>
                  <w:t>4.2 Out of Scope (Phase 1)</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_Toc226039373 \h </w:instrText>
                </w:r>
                <w:r w:rsidRPr="00E70C38">
                  <w:rPr>
                    <w:noProof/>
                    <w:webHidden/>
                    <w:sz w:val="22"/>
                    <w:szCs w:val="22"/>
                  </w:rPr>
                </w:r>
                <w:r w:rsidRPr="00E70C38">
                  <w:rPr>
                    <w:noProof/>
                    <w:webHidden/>
                    <w:sz w:val="22"/>
                    <w:szCs w:val="22"/>
                  </w:rPr>
                  <w:fldChar w:fldCharType="separate"/>
                </w:r>
                <w:r w:rsidRPr="00E70C38">
                  <w:rPr>
                    <w:noProof/>
                    <w:webHidden/>
                    <w:sz w:val="22"/>
                    <w:szCs w:val="22"/>
                  </w:rPr>
                  <w:t>9</w:t>
                </w:r>
                <w:r w:rsidRPr="00E70C38">
                  <w:rPr>
                    <w:noProof/>
                    <w:webHidden/>
                    <w:sz w:val="22"/>
                    <w:szCs w:val="22"/>
                  </w:rPr>
                  <w:fldChar w:fldCharType="end"/>
                </w:r>
              </w:hyperlink>
            </w:p>
            <w:p w14:paraId="54AF4713" w14:textId="5C829FF8" w:rsidR="00C66874" w:rsidRPr="00E70C38" w:rsidRDefault="00C66874">
              <w:pPr>
                <w:pStyle w:val="TOC1"/>
                <w:tabs>
                  <w:tab w:val="right" w:leader="dot" w:pos="9040"/>
                </w:tabs>
                <w:rPr>
                  <w:rFonts w:eastAsiaTheme="minorEastAsia"/>
                  <w:noProof/>
                  <w:sz w:val="22"/>
                  <w:szCs w:val="22"/>
                  <w:lang w:val="en-AE" w:eastAsia="en-AE"/>
                </w:rPr>
              </w:pPr>
              <w:hyperlink w:anchor="_Toc226039374" w:history="1">
                <w:r w:rsidRPr="00E70C38">
                  <w:rPr>
                    <w:rStyle w:val="Hyperlink"/>
                    <w:noProof/>
                    <w:sz w:val="22"/>
                    <w:szCs w:val="22"/>
                  </w:rPr>
                  <w:t>5. Business Requirements</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_Toc226039374 \h </w:instrText>
                </w:r>
                <w:r w:rsidRPr="00E70C38">
                  <w:rPr>
                    <w:noProof/>
                    <w:webHidden/>
                    <w:sz w:val="22"/>
                    <w:szCs w:val="22"/>
                  </w:rPr>
                </w:r>
                <w:r w:rsidRPr="00E70C38">
                  <w:rPr>
                    <w:noProof/>
                    <w:webHidden/>
                    <w:sz w:val="22"/>
                    <w:szCs w:val="22"/>
                  </w:rPr>
                  <w:fldChar w:fldCharType="separate"/>
                </w:r>
                <w:r w:rsidRPr="00E70C38">
                  <w:rPr>
                    <w:noProof/>
                    <w:webHidden/>
                    <w:sz w:val="22"/>
                    <w:szCs w:val="22"/>
                  </w:rPr>
                  <w:t>10</w:t>
                </w:r>
                <w:r w:rsidRPr="00E70C38">
                  <w:rPr>
                    <w:noProof/>
                    <w:webHidden/>
                    <w:sz w:val="22"/>
                    <w:szCs w:val="22"/>
                  </w:rPr>
                  <w:fldChar w:fldCharType="end"/>
                </w:r>
              </w:hyperlink>
            </w:p>
            <w:p w14:paraId="634681DC" w14:textId="1B15F821" w:rsidR="00C66874" w:rsidRPr="00E70C38" w:rsidRDefault="00C66874">
              <w:pPr>
                <w:pStyle w:val="TOC2"/>
                <w:tabs>
                  <w:tab w:val="right" w:leader="dot" w:pos="9040"/>
                </w:tabs>
                <w:rPr>
                  <w:rFonts w:eastAsiaTheme="minorEastAsia"/>
                  <w:noProof/>
                  <w:sz w:val="22"/>
                  <w:szCs w:val="22"/>
                  <w:lang w:val="en-AE" w:eastAsia="en-AE"/>
                </w:rPr>
              </w:pPr>
              <w:hyperlink w:anchor="_Toc226039375" w:history="1">
                <w:r w:rsidRPr="00E70C38">
                  <w:rPr>
                    <w:rStyle w:val="Hyperlink"/>
                    <w:noProof/>
                    <w:sz w:val="22"/>
                    <w:szCs w:val="22"/>
                  </w:rPr>
                  <w:t>5.1 AI-Powered Document Ingestion &amp; Extraction</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_Toc226039375 \h </w:instrText>
                </w:r>
                <w:r w:rsidRPr="00E70C38">
                  <w:rPr>
                    <w:noProof/>
                    <w:webHidden/>
                    <w:sz w:val="22"/>
                    <w:szCs w:val="22"/>
                  </w:rPr>
                </w:r>
                <w:r w:rsidRPr="00E70C38">
                  <w:rPr>
                    <w:noProof/>
                    <w:webHidden/>
                    <w:sz w:val="22"/>
                    <w:szCs w:val="22"/>
                  </w:rPr>
                  <w:fldChar w:fldCharType="separate"/>
                </w:r>
                <w:r w:rsidRPr="00E70C38">
                  <w:rPr>
                    <w:noProof/>
                    <w:webHidden/>
                    <w:sz w:val="22"/>
                    <w:szCs w:val="22"/>
                  </w:rPr>
                  <w:t>10</w:t>
                </w:r>
                <w:r w:rsidRPr="00E70C38">
                  <w:rPr>
                    <w:noProof/>
                    <w:webHidden/>
                    <w:sz w:val="22"/>
                    <w:szCs w:val="22"/>
                  </w:rPr>
                  <w:fldChar w:fldCharType="end"/>
                </w:r>
              </w:hyperlink>
            </w:p>
            <w:p w14:paraId="22F0CC96" w14:textId="153D5A4F" w:rsidR="00C66874" w:rsidRPr="00E70C38" w:rsidRDefault="00C66874">
              <w:pPr>
                <w:pStyle w:val="TOC2"/>
                <w:tabs>
                  <w:tab w:val="right" w:leader="dot" w:pos="9040"/>
                </w:tabs>
                <w:rPr>
                  <w:rFonts w:eastAsiaTheme="minorEastAsia"/>
                  <w:noProof/>
                  <w:sz w:val="22"/>
                  <w:szCs w:val="22"/>
                  <w:lang w:val="en-AE" w:eastAsia="en-AE"/>
                </w:rPr>
              </w:pPr>
              <w:hyperlink w:anchor="_Toc226039376" w:history="1">
                <w:r w:rsidRPr="00E70C38">
                  <w:rPr>
                    <w:rStyle w:val="Hyperlink"/>
                    <w:noProof/>
                    <w:sz w:val="22"/>
                    <w:szCs w:val="22"/>
                  </w:rPr>
                  <w:t>5.2 3-Pass AI Extraction Pipeline</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_Toc226039376 \h </w:instrText>
                </w:r>
                <w:r w:rsidRPr="00E70C38">
                  <w:rPr>
                    <w:noProof/>
                    <w:webHidden/>
                    <w:sz w:val="22"/>
                    <w:szCs w:val="22"/>
                  </w:rPr>
                </w:r>
                <w:r w:rsidRPr="00E70C38">
                  <w:rPr>
                    <w:noProof/>
                    <w:webHidden/>
                    <w:sz w:val="22"/>
                    <w:szCs w:val="22"/>
                  </w:rPr>
                  <w:fldChar w:fldCharType="separate"/>
                </w:r>
                <w:r w:rsidRPr="00E70C38">
                  <w:rPr>
                    <w:noProof/>
                    <w:webHidden/>
                    <w:sz w:val="22"/>
                    <w:szCs w:val="22"/>
                  </w:rPr>
                  <w:t>10</w:t>
                </w:r>
                <w:r w:rsidRPr="00E70C38">
                  <w:rPr>
                    <w:noProof/>
                    <w:webHidden/>
                    <w:sz w:val="22"/>
                    <w:szCs w:val="22"/>
                  </w:rPr>
                  <w:fldChar w:fldCharType="end"/>
                </w:r>
              </w:hyperlink>
            </w:p>
            <w:p w14:paraId="0AE54D0B" w14:textId="365F38CA" w:rsidR="00C66874" w:rsidRPr="00E70C38" w:rsidRDefault="00C66874">
              <w:pPr>
                <w:pStyle w:val="TOC2"/>
                <w:tabs>
                  <w:tab w:val="right" w:leader="dot" w:pos="9040"/>
                </w:tabs>
                <w:rPr>
                  <w:rFonts w:eastAsiaTheme="minorEastAsia"/>
                  <w:noProof/>
                  <w:sz w:val="22"/>
                  <w:szCs w:val="22"/>
                  <w:lang w:val="en-AE" w:eastAsia="en-AE"/>
                </w:rPr>
              </w:pPr>
              <w:hyperlink w:anchor="_Toc226039377" w:history="1">
                <w:r w:rsidRPr="00E70C38">
                  <w:rPr>
                    <w:rStyle w:val="Hyperlink"/>
                    <w:noProof/>
                    <w:sz w:val="22"/>
                    <w:szCs w:val="22"/>
                  </w:rPr>
                  <w:t>5.3 Entity Deduplication &amp; Graph Construction</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_Toc226039377 \h </w:instrText>
                </w:r>
                <w:r w:rsidRPr="00E70C38">
                  <w:rPr>
                    <w:noProof/>
                    <w:webHidden/>
                    <w:sz w:val="22"/>
                    <w:szCs w:val="22"/>
                  </w:rPr>
                </w:r>
                <w:r w:rsidRPr="00E70C38">
                  <w:rPr>
                    <w:noProof/>
                    <w:webHidden/>
                    <w:sz w:val="22"/>
                    <w:szCs w:val="22"/>
                  </w:rPr>
                  <w:fldChar w:fldCharType="separate"/>
                </w:r>
                <w:r w:rsidRPr="00E70C38">
                  <w:rPr>
                    <w:noProof/>
                    <w:webHidden/>
                    <w:sz w:val="22"/>
                    <w:szCs w:val="22"/>
                  </w:rPr>
                  <w:t>11</w:t>
                </w:r>
                <w:r w:rsidRPr="00E70C38">
                  <w:rPr>
                    <w:noProof/>
                    <w:webHidden/>
                    <w:sz w:val="22"/>
                    <w:szCs w:val="22"/>
                  </w:rPr>
                  <w:fldChar w:fldCharType="end"/>
                </w:r>
              </w:hyperlink>
            </w:p>
            <w:p w14:paraId="19C95B77" w14:textId="2175456C" w:rsidR="00C66874" w:rsidRPr="00E70C38" w:rsidRDefault="00C66874">
              <w:pPr>
                <w:pStyle w:val="TOC2"/>
                <w:tabs>
                  <w:tab w:val="right" w:leader="dot" w:pos="9040"/>
                </w:tabs>
                <w:rPr>
                  <w:rFonts w:eastAsiaTheme="minorEastAsia"/>
                  <w:noProof/>
                  <w:sz w:val="22"/>
                  <w:szCs w:val="22"/>
                  <w:lang w:val="en-AE" w:eastAsia="en-AE"/>
                </w:rPr>
              </w:pPr>
              <w:hyperlink w:anchor="_Toc226039378" w:history="1">
                <w:r w:rsidRPr="00E70C38">
                  <w:rPr>
                    <w:rStyle w:val="Hyperlink"/>
                    <w:noProof/>
                    <w:sz w:val="22"/>
                    <w:szCs w:val="22"/>
                  </w:rPr>
                  <w:t>5.4 Interactive Graph Visualization</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_Toc226039378 \h </w:instrText>
                </w:r>
                <w:r w:rsidRPr="00E70C38">
                  <w:rPr>
                    <w:noProof/>
                    <w:webHidden/>
                    <w:sz w:val="22"/>
                    <w:szCs w:val="22"/>
                  </w:rPr>
                </w:r>
                <w:r w:rsidRPr="00E70C38">
                  <w:rPr>
                    <w:noProof/>
                    <w:webHidden/>
                    <w:sz w:val="22"/>
                    <w:szCs w:val="22"/>
                  </w:rPr>
                  <w:fldChar w:fldCharType="separate"/>
                </w:r>
                <w:r w:rsidRPr="00E70C38">
                  <w:rPr>
                    <w:noProof/>
                    <w:webHidden/>
                    <w:sz w:val="22"/>
                    <w:szCs w:val="22"/>
                  </w:rPr>
                  <w:t>11</w:t>
                </w:r>
                <w:r w:rsidRPr="00E70C38">
                  <w:rPr>
                    <w:noProof/>
                    <w:webHidden/>
                    <w:sz w:val="22"/>
                    <w:szCs w:val="22"/>
                  </w:rPr>
                  <w:fldChar w:fldCharType="end"/>
                </w:r>
              </w:hyperlink>
            </w:p>
            <w:p w14:paraId="5CC6AE1C" w14:textId="138F4F46" w:rsidR="00C66874" w:rsidRPr="00E70C38" w:rsidRDefault="00C66874">
              <w:pPr>
                <w:pStyle w:val="TOC2"/>
                <w:tabs>
                  <w:tab w:val="right" w:leader="dot" w:pos="9040"/>
                </w:tabs>
                <w:rPr>
                  <w:rFonts w:eastAsiaTheme="minorEastAsia"/>
                  <w:noProof/>
                  <w:sz w:val="22"/>
                  <w:szCs w:val="22"/>
                  <w:lang w:val="en-AE" w:eastAsia="en-AE"/>
                </w:rPr>
              </w:pPr>
              <w:hyperlink w:anchor="_Toc226039379" w:history="1">
                <w:r w:rsidRPr="00E70C38">
                  <w:rPr>
                    <w:rStyle w:val="Hyperlink"/>
                    <w:noProof/>
                    <w:sz w:val="22"/>
                    <w:szCs w:val="22"/>
                  </w:rPr>
                  <w:t>5.5 Graph Editing &amp; Undo</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_Toc226039379 \h </w:instrText>
                </w:r>
                <w:r w:rsidRPr="00E70C38">
                  <w:rPr>
                    <w:noProof/>
                    <w:webHidden/>
                    <w:sz w:val="22"/>
                    <w:szCs w:val="22"/>
                  </w:rPr>
                </w:r>
                <w:r w:rsidRPr="00E70C38">
                  <w:rPr>
                    <w:noProof/>
                    <w:webHidden/>
                    <w:sz w:val="22"/>
                    <w:szCs w:val="22"/>
                  </w:rPr>
                  <w:fldChar w:fldCharType="separate"/>
                </w:r>
                <w:r w:rsidRPr="00E70C38">
                  <w:rPr>
                    <w:noProof/>
                    <w:webHidden/>
                    <w:sz w:val="22"/>
                    <w:szCs w:val="22"/>
                  </w:rPr>
                  <w:t>12</w:t>
                </w:r>
                <w:r w:rsidRPr="00E70C38">
                  <w:rPr>
                    <w:noProof/>
                    <w:webHidden/>
                    <w:sz w:val="22"/>
                    <w:szCs w:val="22"/>
                  </w:rPr>
                  <w:fldChar w:fldCharType="end"/>
                </w:r>
              </w:hyperlink>
            </w:p>
            <w:p w14:paraId="4D1245C2" w14:textId="7E23C67C" w:rsidR="00C66874" w:rsidRPr="00E70C38" w:rsidRDefault="00C66874">
              <w:pPr>
                <w:pStyle w:val="TOC2"/>
                <w:tabs>
                  <w:tab w:val="right" w:leader="dot" w:pos="9040"/>
                </w:tabs>
                <w:rPr>
                  <w:rFonts w:eastAsiaTheme="minorEastAsia"/>
                  <w:noProof/>
                  <w:sz w:val="22"/>
                  <w:szCs w:val="22"/>
                  <w:lang w:val="en-AE" w:eastAsia="en-AE"/>
                </w:rPr>
              </w:pPr>
              <w:hyperlink w:anchor="_Toc226039380" w:history="1">
                <w:r w:rsidRPr="00E70C38">
                  <w:rPr>
                    <w:rStyle w:val="Hyperlink"/>
                    <w:noProof/>
                    <w:sz w:val="22"/>
                    <w:szCs w:val="22"/>
                  </w:rPr>
                  <w:t>5.6 Path Analysis</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_Toc226039380 \h </w:instrText>
                </w:r>
                <w:r w:rsidRPr="00E70C38">
                  <w:rPr>
                    <w:noProof/>
                    <w:webHidden/>
                    <w:sz w:val="22"/>
                    <w:szCs w:val="22"/>
                  </w:rPr>
                </w:r>
                <w:r w:rsidRPr="00E70C38">
                  <w:rPr>
                    <w:noProof/>
                    <w:webHidden/>
                    <w:sz w:val="22"/>
                    <w:szCs w:val="22"/>
                  </w:rPr>
                  <w:fldChar w:fldCharType="separate"/>
                </w:r>
                <w:r w:rsidRPr="00E70C38">
                  <w:rPr>
                    <w:noProof/>
                    <w:webHidden/>
                    <w:sz w:val="22"/>
                    <w:szCs w:val="22"/>
                  </w:rPr>
                  <w:t>12</w:t>
                </w:r>
                <w:r w:rsidRPr="00E70C38">
                  <w:rPr>
                    <w:noProof/>
                    <w:webHidden/>
                    <w:sz w:val="22"/>
                    <w:szCs w:val="22"/>
                  </w:rPr>
                  <w:fldChar w:fldCharType="end"/>
                </w:r>
              </w:hyperlink>
            </w:p>
            <w:p w14:paraId="510AF84B" w14:textId="50BE9958" w:rsidR="00C66874" w:rsidRPr="00E70C38" w:rsidRDefault="00C66874">
              <w:pPr>
                <w:pStyle w:val="TOC2"/>
                <w:tabs>
                  <w:tab w:val="right" w:leader="dot" w:pos="9040"/>
                </w:tabs>
                <w:rPr>
                  <w:rFonts w:eastAsiaTheme="minorEastAsia"/>
                  <w:noProof/>
                  <w:sz w:val="22"/>
                  <w:szCs w:val="22"/>
                  <w:lang w:val="en-AE" w:eastAsia="en-AE"/>
                </w:rPr>
              </w:pPr>
              <w:hyperlink w:anchor="_Toc226039381" w:history="1">
                <w:r w:rsidRPr="00E70C38">
                  <w:rPr>
                    <w:rStyle w:val="Hyperlink"/>
                    <w:noProof/>
                    <w:sz w:val="22"/>
                    <w:szCs w:val="22"/>
                  </w:rPr>
                  <w:t>5.7 AI Chat &amp; Natural Language Querying</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_Toc226039381 \h </w:instrText>
                </w:r>
                <w:r w:rsidRPr="00E70C38">
                  <w:rPr>
                    <w:noProof/>
                    <w:webHidden/>
                    <w:sz w:val="22"/>
                    <w:szCs w:val="22"/>
                  </w:rPr>
                </w:r>
                <w:r w:rsidRPr="00E70C38">
                  <w:rPr>
                    <w:noProof/>
                    <w:webHidden/>
                    <w:sz w:val="22"/>
                    <w:szCs w:val="22"/>
                  </w:rPr>
                  <w:fldChar w:fldCharType="separate"/>
                </w:r>
                <w:r w:rsidRPr="00E70C38">
                  <w:rPr>
                    <w:noProof/>
                    <w:webHidden/>
                    <w:sz w:val="22"/>
                    <w:szCs w:val="22"/>
                  </w:rPr>
                  <w:t>12</w:t>
                </w:r>
                <w:r w:rsidRPr="00E70C38">
                  <w:rPr>
                    <w:noProof/>
                    <w:webHidden/>
                    <w:sz w:val="22"/>
                    <w:szCs w:val="22"/>
                  </w:rPr>
                  <w:fldChar w:fldCharType="end"/>
                </w:r>
              </w:hyperlink>
            </w:p>
            <w:p w14:paraId="2CE446C4" w14:textId="15DCCE00" w:rsidR="00C66874" w:rsidRPr="00E70C38" w:rsidRDefault="00C66874">
              <w:pPr>
                <w:pStyle w:val="TOC2"/>
                <w:tabs>
                  <w:tab w:val="right" w:leader="dot" w:pos="9040"/>
                </w:tabs>
                <w:rPr>
                  <w:rFonts w:eastAsiaTheme="minorEastAsia"/>
                  <w:noProof/>
                  <w:sz w:val="22"/>
                  <w:szCs w:val="22"/>
                  <w:lang w:val="en-AE" w:eastAsia="en-AE"/>
                </w:rPr>
              </w:pPr>
              <w:hyperlink w:anchor="_Toc226039382" w:history="1">
                <w:r w:rsidRPr="00E70C38">
                  <w:rPr>
                    <w:rStyle w:val="Hyperlink"/>
                    <w:noProof/>
                    <w:sz w:val="22"/>
                    <w:szCs w:val="22"/>
                  </w:rPr>
                  <w:t>5.8 Review Queue for Low-Confidence Items</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_Toc226039382 \h </w:instrText>
                </w:r>
                <w:r w:rsidRPr="00E70C38">
                  <w:rPr>
                    <w:noProof/>
                    <w:webHidden/>
                    <w:sz w:val="22"/>
                    <w:szCs w:val="22"/>
                  </w:rPr>
                </w:r>
                <w:r w:rsidRPr="00E70C38">
                  <w:rPr>
                    <w:noProof/>
                    <w:webHidden/>
                    <w:sz w:val="22"/>
                    <w:szCs w:val="22"/>
                  </w:rPr>
                  <w:fldChar w:fldCharType="separate"/>
                </w:r>
                <w:r w:rsidRPr="00E70C38">
                  <w:rPr>
                    <w:noProof/>
                    <w:webHidden/>
                    <w:sz w:val="22"/>
                    <w:szCs w:val="22"/>
                  </w:rPr>
                  <w:t>13</w:t>
                </w:r>
                <w:r w:rsidRPr="00E70C38">
                  <w:rPr>
                    <w:noProof/>
                    <w:webHidden/>
                    <w:sz w:val="22"/>
                    <w:szCs w:val="22"/>
                  </w:rPr>
                  <w:fldChar w:fldCharType="end"/>
                </w:r>
              </w:hyperlink>
            </w:p>
            <w:p w14:paraId="4C7B87CC" w14:textId="356814F6" w:rsidR="00C66874" w:rsidRPr="00E70C38" w:rsidRDefault="00C66874">
              <w:pPr>
                <w:pStyle w:val="TOC2"/>
                <w:tabs>
                  <w:tab w:val="right" w:leader="dot" w:pos="9040"/>
                </w:tabs>
                <w:rPr>
                  <w:rFonts w:eastAsiaTheme="minorEastAsia"/>
                  <w:noProof/>
                  <w:sz w:val="22"/>
                  <w:szCs w:val="22"/>
                  <w:lang w:val="en-AE" w:eastAsia="en-AE"/>
                </w:rPr>
              </w:pPr>
              <w:hyperlink w:anchor="_Toc226039383" w:history="1">
                <w:r w:rsidRPr="00E70C38">
                  <w:rPr>
                    <w:rStyle w:val="Hyperlink"/>
                    <w:noProof/>
                    <w:sz w:val="22"/>
                    <w:szCs w:val="22"/>
                  </w:rPr>
                  <w:t>5.9 Automated Reporting &amp; Export</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_Toc226039383 \h </w:instrText>
                </w:r>
                <w:r w:rsidRPr="00E70C38">
                  <w:rPr>
                    <w:noProof/>
                    <w:webHidden/>
                    <w:sz w:val="22"/>
                    <w:szCs w:val="22"/>
                  </w:rPr>
                </w:r>
                <w:r w:rsidRPr="00E70C38">
                  <w:rPr>
                    <w:noProof/>
                    <w:webHidden/>
                    <w:sz w:val="22"/>
                    <w:szCs w:val="22"/>
                  </w:rPr>
                  <w:fldChar w:fldCharType="separate"/>
                </w:r>
                <w:r w:rsidRPr="00E70C38">
                  <w:rPr>
                    <w:noProof/>
                    <w:webHidden/>
                    <w:sz w:val="22"/>
                    <w:szCs w:val="22"/>
                  </w:rPr>
                  <w:t>13</w:t>
                </w:r>
                <w:r w:rsidRPr="00E70C38">
                  <w:rPr>
                    <w:noProof/>
                    <w:webHidden/>
                    <w:sz w:val="22"/>
                    <w:szCs w:val="22"/>
                  </w:rPr>
                  <w:fldChar w:fldCharType="end"/>
                </w:r>
              </w:hyperlink>
            </w:p>
            <w:p w14:paraId="3A157899" w14:textId="0F3A0CE3" w:rsidR="00C66874" w:rsidRPr="00E70C38" w:rsidRDefault="00C66874">
              <w:pPr>
                <w:pStyle w:val="TOC2"/>
                <w:tabs>
                  <w:tab w:val="right" w:leader="dot" w:pos="9040"/>
                </w:tabs>
                <w:rPr>
                  <w:rFonts w:eastAsiaTheme="minorEastAsia"/>
                  <w:noProof/>
                  <w:sz w:val="22"/>
                  <w:szCs w:val="22"/>
                  <w:lang w:val="en-AE" w:eastAsia="en-AE"/>
                </w:rPr>
              </w:pPr>
              <w:hyperlink w:anchor="_Toc226039384" w:history="1">
                <w:r w:rsidRPr="00E70C38">
                  <w:rPr>
                    <w:rStyle w:val="Hyperlink"/>
                    <w:noProof/>
                    <w:sz w:val="22"/>
                    <w:szCs w:val="22"/>
                  </w:rPr>
                  <w:t>5.10 Audit Logging</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_Toc226039384 \h </w:instrText>
                </w:r>
                <w:r w:rsidRPr="00E70C38">
                  <w:rPr>
                    <w:noProof/>
                    <w:webHidden/>
                    <w:sz w:val="22"/>
                    <w:szCs w:val="22"/>
                  </w:rPr>
                </w:r>
                <w:r w:rsidRPr="00E70C38">
                  <w:rPr>
                    <w:noProof/>
                    <w:webHidden/>
                    <w:sz w:val="22"/>
                    <w:szCs w:val="22"/>
                  </w:rPr>
                  <w:fldChar w:fldCharType="separate"/>
                </w:r>
                <w:r w:rsidRPr="00E70C38">
                  <w:rPr>
                    <w:noProof/>
                    <w:webHidden/>
                    <w:sz w:val="22"/>
                    <w:szCs w:val="22"/>
                  </w:rPr>
                  <w:t>14</w:t>
                </w:r>
                <w:r w:rsidRPr="00E70C38">
                  <w:rPr>
                    <w:noProof/>
                    <w:webHidden/>
                    <w:sz w:val="22"/>
                    <w:szCs w:val="22"/>
                  </w:rPr>
                  <w:fldChar w:fldCharType="end"/>
                </w:r>
              </w:hyperlink>
            </w:p>
            <w:p w14:paraId="64C0571A" w14:textId="2C9DA36A" w:rsidR="00C66874" w:rsidRPr="00E70C38" w:rsidRDefault="00C66874">
              <w:pPr>
                <w:pStyle w:val="TOC1"/>
                <w:tabs>
                  <w:tab w:val="right" w:leader="dot" w:pos="9040"/>
                </w:tabs>
                <w:rPr>
                  <w:rFonts w:eastAsiaTheme="minorEastAsia"/>
                  <w:noProof/>
                  <w:sz w:val="22"/>
                  <w:szCs w:val="22"/>
                  <w:lang w:val="en-AE" w:eastAsia="en-AE"/>
                </w:rPr>
              </w:pPr>
              <w:hyperlink w:anchor="_Toc226039385" w:history="1">
                <w:r w:rsidRPr="00E70C38">
                  <w:rPr>
                    <w:rStyle w:val="Hyperlink"/>
                    <w:noProof/>
                    <w:sz w:val="22"/>
                    <w:szCs w:val="22"/>
                  </w:rPr>
                  <w:t>6. User Experience</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_Toc226039385 \h </w:instrText>
                </w:r>
                <w:r w:rsidRPr="00E70C38">
                  <w:rPr>
                    <w:noProof/>
                    <w:webHidden/>
                    <w:sz w:val="22"/>
                    <w:szCs w:val="22"/>
                  </w:rPr>
                </w:r>
                <w:r w:rsidRPr="00E70C38">
                  <w:rPr>
                    <w:noProof/>
                    <w:webHidden/>
                    <w:sz w:val="22"/>
                    <w:szCs w:val="22"/>
                  </w:rPr>
                  <w:fldChar w:fldCharType="separate"/>
                </w:r>
                <w:r w:rsidRPr="00E70C38">
                  <w:rPr>
                    <w:noProof/>
                    <w:webHidden/>
                    <w:sz w:val="22"/>
                    <w:szCs w:val="22"/>
                  </w:rPr>
                  <w:t>15</w:t>
                </w:r>
                <w:r w:rsidRPr="00E70C38">
                  <w:rPr>
                    <w:noProof/>
                    <w:webHidden/>
                    <w:sz w:val="22"/>
                    <w:szCs w:val="22"/>
                  </w:rPr>
                  <w:fldChar w:fldCharType="end"/>
                </w:r>
              </w:hyperlink>
            </w:p>
            <w:p w14:paraId="41DA7243" w14:textId="3E3DF2A0" w:rsidR="00C66874" w:rsidRPr="00E70C38" w:rsidRDefault="00C66874">
              <w:pPr>
                <w:pStyle w:val="TOC1"/>
                <w:tabs>
                  <w:tab w:val="right" w:leader="dot" w:pos="9040"/>
                </w:tabs>
                <w:rPr>
                  <w:rFonts w:eastAsiaTheme="minorEastAsia"/>
                  <w:noProof/>
                  <w:sz w:val="22"/>
                  <w:szCs w:val="22"/>
                  <w:lang w:val="en-AE" w:eastAsia="en-AE"/>
                </w:rPr>
              </w:pPr>
              <w:hyperlink w:anchor="_Toc226039386" w:history="1">
                <w:r w:rsidRPr="00E70C38">
                  <w:rPr>
                    <w:rStyle w:val="Hyperlink"/>
                    <w:noProof/>
                    <w:sz w:val="22"/>
                    <w:szCs w:val="22"/>
                  </w:rPr>
                  <w:t>7. Success Metrics</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_Toc226039386 \h </w:instrText>
                </w:r>
                <w:r w:rsidRPr="00E70C38">
                  <w:rPr>
                    <w:noProof/>
                    <w:webHidden/>
                    <w:sz w:val="22"/>
                    <w:szCs w:val="22"/>
                  </w:rPr>
                </w:r>
                <w:r w:rsidRPr="00E70C38">
                  <w:rPr>
                    <w:noProof/>
                    <w:webHidden/>
                    <w:sz w:val="22"/>
                    <w:szCs w:val="22"/>
                  </w:rPr>
                  <w:fldChar w:fldCharType="separate"/>
                </w:r>
                <w:r w:rsidRPr="00E70C38">
                  <w:rPr>
                    <w:noProof/>
                    <w:webHidden/>
                    <w:sz w:val="22"/>
                    <w:szCs w:val="22"/>
                  </w:rPr>
                  <w:t>16</w:t>
                </w:r>
                <w:r w:rsidRPr="00E70C38">
                  <w:rPr>
                    <w:noProof/>
                    <w:webHidden/>
                    <w:sz w:val="22"/>
                    <w:szCs w:val="22"/>
                  </w:rPr>
                  <w:fldChar w:fldCharType="end"/>
                </w:r>
              </w:hyperlink>
            </w:p>
            <w:p w14:paraId="745E4ACE" w14:textId="172BBEAA" w:rsidR="00C66874" w:rsidRPr="00E70C38" w:rsidRDefault="00C66874">
              <w:pPr>
                <w:pStyle w:val="TOC1"/>
                <w:tabs>
                  <w:tab w:val="right" w:leader="dot" w:pos="9040"/>
                </w:tabs>
                <w:rPr>
                  <w:rFonts w:eastAsiaTheme="minorEastAsia"/>
                  <w:noProof/>
                  <w:sz w:val="22"/>
                  <w:szCs w:val="22"/>
                  <w:lang w:val="en-AE" w:eastAsia="en-AE"/>
                </w:rPr>
              </w:pPr>
              <w:hyperlink w:anchor="_Toc226039387" w:history="1">
                <w:r w:rsidRPr="00E70C38">
                  <w:rPr>
                    <w:rStyle w:val="Hyperlink"/>
                    <w:noProof/>
                    <w:sz w:val="22"/>
                    <w:szCs w:val="22"/>
                  </w:rPr>
                  <w:t>8. Assumptions</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_Toc226039387 \h </w:instrText>
                </w:r>
                <w:r w:rsidRPr="00E70C38">
                  <w:rPr>
                    <w:noProof/>
                    <w:webHidden/>
                    <w:sz w:val="22"/>
                    <w:szCs w:val="22"/>
                  </w:rPr>
                </w:r>
                <w:r w:rsidRPr="00E70C38">
                  <w:rPr>
                    <w:noProof/>
                    <w:webHidden/>
                    <w:sz w:val="22"/>
                    <w:szCs w:val="22"/>
                  </w:rPr>
                  <w:fldChar w:fldCharType="separate"/>
                </w:r>
                <w:r w:rsidRPr="00E70C38">
                  <w:rPr>
                    <w:noProof/>
                    <w:webHidden/>
                    <w:sz w:val="22"/>
                    <w:szCs w:val="22"/>
                  </w:rPr>
                  <w:t>16</w:t>
                </w:r>
                <w:r w:rsidRPr="00E70C38">
                  <w:rPr>
                    <w:noProof/>
                    <w:webHidden/>
                    <w:sz w:val="22"/>
                    <w:szCs w:val="22"/>
                  </w:rPr>
                  <w:fldChar w:fldCharType="end"/>
                </w:r>
              </w:hyperlink>
            </w:p>
            <w:p w14:paraId="6068B233" w14:textId="626B4904" w:rsidR="00C66874" w:rsidRPr="00E70C38" w:rsidRDefault="00C66874">
              <w:pPr>
                <w:pStyle w:val="TOC1"/>
                <w:tabs>
                  <w:tab w:val="right" w:leader="dot" w:pos="9040"/>
                </w:tabs>
                <w:rPr>
                  <w:rFonts w:eastAsiaTheme="minorEastAsia"/>
                  <w:noProof/>
                  <w:sz w:val="22"/>
                  <w:szCs w:val="22"/>
                  <w:lang w:val="en-AE" w:eastAsia="en-AE"/>
                </w:rPr>
              </w:pPr>
              <w:hyperlink w:anchor="_Toc226039388" w:history="1">
                <w:r w:rsidRPr="00E70C38">
                  <w:rPr>
                    <w:rStyle w:val="Hyperlink"/>
                    <w:noProof/>
                    <w:sz w:val="22"/>
                    <w:szCs w:val="22"/>
                  </w:rPr>
                  <w:t>9. Appendix</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_Toc226039388 \h </w:instrText>
                </w:r>
                <w:r w:rsidRPr="00E70C38">
                  <w:rPr>
                    <w:noProof/>
                    <w:webHidden/>
                    <w:sz w:val="22"/>
                    <w:szCs w:val="22"/>
                  </w:rPr>
                </w:r>
                <w:r w:rsidRPr="00E70C38">
                  <w:rPr>
                    <w:noProof/>
                    <w:webHidden/>
                    <w:sz w:val="22"/>
                    <w:szCs w:val="22"/>
                  </w:rPr>
                  <w:fldChar w:fldCharType="separate"/>
                </w:r>
                <w:r w:rsidRPr="00E70C38">
                  <w:rPr>
                    <w:noProof/>
                    <w:webHidden/>
                    <w:sz w:val="22"/>
                    <w:szCs w:val="22"/>
                  </w:rPr>
                  <w:t>17</w:t>
                </w:r>
                <w:r w:rsidRPr="00E70C38">
                  <w:rPr>
                    <w:noProof/>
                    <w:webHidden/>
                    <w:sz w:val="22"/>
                    <w:szCs w:val="22"/>
                  </w:rPr>
                  <w:fldChar w:fldCharType="end"/>
                </w:r>
              </w:hyperlink>
            </w:p>
            <w:p w14:paraId="2B8947FD" w14:textId="64DFB0DC" w:rsidR="00C66874" w:rsidRPr="00E70C38" w:rsidRDefault="00C66874">
              <w:pPr>
                <w:pStyle w:val="TOC2"/>
                <w:tabs>
                  <w:tab w:val="right" w:leader="dot" w:pos="9040"/>
                </w:tabs>
                <w:rPr>
                  <w:rFonts w:eastAsiaTheme="minorEastAsia"/>
                  <w:noProof/>
                  <w:sz w:val="22"/>
                  <w:szCs w:val="22"/>
                  <w:lang w:val="en-AE" w:eastAsia="en-AE"/>
                </w:rPr>
              </w:pPr>
              <w:hyperlink w:anchor="_Toc226039389" w:history="1">
                <w:r w:rsidRPr="00E70C38">
                  <w:rPr>
                    <w:rStyle w:val="Hyperlink"/>
                    <w:noProof/>
                    <w:sz w:val="22"/>
                    <w:szCs w:val="22"/>
                  </w:rPr>
                  <w:t>A. Entity Type Reference</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_Toc226039389 \h </w:instrText>
                </w:r>
                <w:r w:rsidRPr="00E70C38">
                  <w:rPr>
                    <w:noProof/>
                    <w:webHidden/>
                    <w:sz w:val="22"/>
                    <w:szCs w:val="22"/>
                  </w:rPr>
                </w:r>
                <w:r w:rsidRPr="00E70C38">
                  <w:rPr>
                    <w:noProof/>
                    <w:webHidden/>
                    <w:sz w:val="22"/>
                    <w:szCs w:val="22"/>
                  </w:rPr>
                  <w:fldChar w:fldCharType="separate"/>
                </w:r>
                <w:r w:rsidRPr="00E70C38">
                  <w:rPr>
                    <w:noProof/>
                    <w:webHidden/>
                    <w:sz w:val="22"/>
                    <w:szCs w:val="22"/>
                  </w:rPr>
                  <w:t>17</w:t>
                </w:r>
                <w:r w:rsidRPr="00E70C38">
                  <w:rPr>
                    <w:noProof/>
                    <w:webHidden/>
                    <w:sz w:val="22"/>
                    <w:szCs w:val="22"/>
                  </w:rPr>
                  <w:fldChar w:fldCharType="end"/>
                </w:r>
              </w:hyperlink>
            </w:p>
            <w:p w14:paraId="4C9B793F" w14:textId="70E4A1D2" w:rsidR="00C66874" w:rsidRPr="00E70C38" w:rsidRDefault="00C66874">
              <w:pPr>
                <w:pStyle w:val="TOC2"/>
                <w:tabs>
                  <w:tab w:val="right" w:leader="dot" w:pos="9040"/>
                </w:tabs>
                <w:rPr>
                  <w:rFonts w:eastAsiaTheme="minorEastAsia"/>
                  <w:noProof/>
                  <w:sz w:val="22"/>
                  <w:szCs w:val="22"/>
                  <w:lang w:val="en-AE" w:eastAsia="en-AE"/>
                </w:rPr>
              </w:pPr>
              <w:hyperlink w:anchor="_Toc226039390" w:history="1">
                <w:r w:rsidRPr="00E70C38">
                  <w:rPr>
                    <w:rStyle w:val="Hyperlink"/>
                    <w:noProof/>
                    <w:sz w:val="22"/>
                    <w:szCs w:val="22"/>
                  </w:rPr>
                  <w:t>B. Relationship Type Reference</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_Toc226039390 \h </w:instrText>
                </w:r>
                <w:r w:rsidRPr="00E70C38">
                  <w:rPr>
                    <w:noProof/>
                    <w:webHidden/>
                    <w:sz w:val="22"/>
                    <w:szCs w:val="22"/>
                  </w:rPr>
                </w:r>
                <w:r w:rsidRPr="00E70C38">
                  <w:rPr>
                    <w:noProof/>
                    <w:webHidden/>
                    <w:sz w:val="22"/>
                    <w:szCs w:val="22"/>
                  </w:rPr>
                  <w:fldChar w:fldCharType="separate"/>
                </w:r>
                <w:r w:rsidRPr="00E70C38">
                  <w:rPr>
                    <w:noProof/>
                    <w:webHidden/>
                    <w:sz w:val="22"/>
                    <w:szCs w:val="22"/>
                  </w:rPr>
                  <w:t>18</w:t>
                </w:r>
                <w:r w:rsidRPr="00E70C38">
                  <w:rPr>
                    <w:noProof/>
                    <w:webHidden/>
                    <w:sz w:val="22"/>
                    <w:szCs w:val="22"/>
                  </w:rPr>
                  <w:fldChar w:fldCharType="end"/>
                </w:r>
              </w:hyperlink>
            </w:p>
            <w:p w14:paraId="0387328B" w14:textId="1D3DE526" w:rsidR="00C66874" w:rsidRPr="00E70C38" w:rsidRDefault="00C66874">
              <w:pPr>
                <w:pStyle w:val="TOC2"/>
                <w:tabs>
                  <w:tab w:val="right" w:leader="dot" w:pos="9040"/>
                </w:tabs>
                <w:rPr>
                  <w:rFonts w:eastAsiaTheme="minorEastAsia"/>
                  <w:noProof/>
                  <w:sz w:val="22"/>
                  <w:szCs w:val="22"/>
                  <w:lang w:val="en-AE" w:eastAsia="en-AE"/>
                </w:rPr>
              </w:pPr>
              <w:hyperlink w:anchor="_Toc226039391" w:history="1">
                <w:r w:rsidRPr="00E70C38">
                  <w:rPr>
                    <w:rStyle w:val="Hyperlink"/>
                    <w:noProof/>
                    <w:sz w:val="22"/>
                    <w:szCs w:val="22"/>
                  </w:rPr>
                  <w:t>C. Document Type Classifications</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_Toc226039391 \h </w:instrText>
                </w:r>
                <w:r w:rsidRPr="00E70C38">
                  <w:rPr>
                    <w:noProof/>
                    <w:webHidden/>
                    <w:sz w:val="22"/>
                    <w:szCs w:val="22"/>
                  </w:rPr>
                </w:r>
                <w:r w:rsidRPr="00E70C38">
                  <w:rPr>
                    <w:noProof/>
                    <w:webHidden/>
                    <w:sz w:val="22"/>
                    <w:szCs w:val="22"/>
                  </w:rPr>
                  <w:fldChar w:fldCharType="separate"/>
                </w:r>
                <w:r w:rsidRPr="00E70C38">
                  <w:rPr>
                    <w:noProof/>
                    <w:webHidden/>
                    <w:sz w:val="22"/>
                    <w:szCs w:val="22"/>
                  </w:rPr>
                  <w:t>19</w:t>
                </w:r>
                <w:r w:rsidRPr="00E70C38">
                  <w:rPr>
                    <w:noProof/>
                    <w:webHidden/>
                    <w:sz w:val="22"/>
                    <w:szCs w:val="22"/>
                  </w:rPr>
                  <w:fldChar w:fldCharType="end"/>
                </w:r>
              </w:hyperlink>
            </w:p>
            <w:p w14:paraId="74AAAB00" w14:textId="31A714B6" w:rsidR="00C66874" w:rsidRPr="00E70C38" w:rsidRDefault="00C66874">
              <w:pPr>
                <w:pStyle w:val="TOC2"/>
                <w:tabs>
                  <w:tab w:val="right" w:leader="dot" w:pos="9040"/>
                </w:tabs>
                <w:rPr>
                  <w:rFonts w:eastAsiaTheme="minorEastAsia"/>
                  <w:noProof/>
                  <w:sz w:val="22"/>
                  <w:szCs w:val="22"/>
                  <w:lang w:val="en-AE" w:eastAsia="en-AE"/>
                </w:rPr>
              </w:pPr>
              <w:hyperlink w:anchor="_Toc226039392" w:history="1">
                <w:r w:rsidRPr="00E70C38">
                  <w:rPr>
                    <w:rStyle w:val="Hyperlink"/>
                    <w:noProof/>
                    <w:sz w:val="22"/>
                    <w:szCs w:val="22"/>
                  </w:rPr>
                  <w:t>D. Architecture Overview</w:t>
                </w:r>
                <w:r w:rsidRPr="00E70C38">
                  <w:rPr>
                    <w:noProof/>
                    <w:webHidden/>
                    <w:sz w:val="22"/>
                    <w:szCs w:val="22"/>
                  </w:rPr>
                  <w:tab/>
                </w:r>
                <w:r w:rsidRPr="00E70C38">
                  <w:rPr>
                    <w:noProof/>
                    <w:webHidden/>
                    <w:sz w:val="22"/>
                    <w:szCs w:val="22"/>
                  </w:rPr>
                  <w:fldChar w:fldCharType="begin"/>
                </w:r>
                <w:r w:rsidRPr="00E70C38">
                  <w:rPr>
                    <w:noProof/>
                    <w:webHidden/>
                    <w:sz w:val="22"/>
                    <w:szCs w:val="22"/>
                  </w:rPr>
                  <w:instrText xml:space="preserve"> PAGEREF _Toc226039392 \h </w:instrText>
                </w:r>
                <w:r w:rsidRPr="00E70C38">
                  <w:rPr>
                    <w:noProof/>
                    <w:webHidden/>
                    <w:sz w:val="22"/>
                    <w:szCs w:val="22"/>
                  </w:rPr>
                </w:r>
                <w:r w:rsidRPr="00E70C38">
                  <w:rPr>
                    <w:noProof/>
                    <w:webHidden/>
                    <w:sz w:val="22"/>
                    <w:szCs w:val="22"/>
                  </w:rPr>
                  <w:fldChar w:fldCharType="separate"/>
                </w:r>
                <w:r w:rsidRPr="00E70C38">
                  <w:rPr>
                    <w:noProof/>
                    <w:webHidden/>
                    <w:sz w:val="22"/>
                    <w:szCs w:val="22"/>
                  </w:rPr>
                  <w:t>20</w:t>
                </w:r>
                <w:r w:rsidRPr="00E70C38">
                  <w:rPr>
                    <w:noProof/>
                    <w:webHidden/>
                    <w:sz w:val="22"/>
                    <w:szCs w:val="22"/>
                  </w:rPr>
                  <w:fldChar w:fldCharType="end"/>
                </w:r>
              </w:hyperlink>
            </w:p>
            <w:p w14:paraId="175DC70D" w14:textId="77777777" w:rsidR="005809C6" w:rsidRDefault="00C07D98" w:rsidP="005809C6">
              <w:pPr>
                <w:pStyle w:val="TOC2"/>
                <w:tabs>
                  <w:tab w:val="right" w:leader="dot" w:pos="9015"/>
                </w:tabs>
                <w:rPr>
                  <w:rFonts w:eastAsiaTheme="minorEastAsia"/>
                </w:rPr>
              </w:pPr>
              <w:r w:rsidRPr="00E70C38">
                <w:rPr>
                  <w:sz w:val="22"/>
                  <w:szCs w:val="22"/>
                </w:rPr>
                <w:fldChar w:fldCharType="end"/>
              </w:r>
            </w:p>
          </w:sdtContent>
        </w:sdt>
        <w:p w14:paraId="3CEB0907" w14:textId="03AA06B5" w:rsidR="001E535C" w:rsidRPr="005809C6" w:rsidRDefault="001E535C" w:rsidP="005809C6">
          <w:pPr>
            <w:pStyle w:val="TOC2"/>
            <w:tabs>
              <w:tab w:val="right" w:leader="dot" w:pos="9015"/>
            </w:tabs>
            <w:rPr>
              <w:rStyle w:val="Hyperlink"/>
            </w:rPr>
          </w:pPr>
        </w:p>
        <w:p w14:paraId="1B18BACD" w14:textId="04446238" w:rsidR="00380B6F" w:rsidRPr="007554A9" w:rsidRDefault="00380B6F" w:rsidP="00380B6F">
          <w:pPr>
            <w:rPr>
              <w:b/>
              <w:bCs/>
            </w:rPr>
          </w:pPr>
        </w:p>
        <w:p w14:paraId="5E709F45" w14:textId="6266D047" w:rsidR="00C1705E" w:rsidRPr="007554A9" w:rsidRDefault="00C1705E" w:rsidP="005B3D30">
          <w:pPr>
            <w:rPr>
              <w:rFonts w:ascii="Arial" w:hAnsi="Arial" w:cs="Arial"/>
              <w:sz w:val="32"/>
              <w:szCs w:val="32"/>
            </w:rPr>
          </w:pPr>
        </w:p>
        <w:p w14:paraId="7D812C3A" w14:textId="0BCD4F87" w:rsidR="00F21CA0" w:rsidRPr="007554A9" w:rsidRDefault="00F21CA0" w:rsidP="005B3D30">
          <w:pPr>
            <w:rPr>
              <w:rFonts w:cs="Chakra Petch"/>
              <w:sz w:val="36"/>
              <w:szCs w:val="36"/>
            </w:rPr>
          </w:pPr>
          <w:r w:rsidRPr="007554A9">
            <w:rPr>
              <w:rFonts w:cs="Chakra Petch"/>
              <w:sz w:val="36"/>
              <w:szCs w:val="36"/>
            </w:rPr>
            <w:t>Document Control</w:t>
          </w:r>
        </w:p>
        <w:p w14:paraId="50D2B567" w14:textId="4D6A2E5B" w:rsidR="005B3D30" w:rsidRPr="007554A9" w:rsidRDefault="00F21CA0" w:rsidP="005B3D30">
          <w:pPr>
            <w:rPr>
              <w:sz w:val="4"/>
              <w:szCs w:val="4"/>
            </w:rPr>
          </w:pPr>
          <w:r w:rsidRPr="007554A9">
            <w:rPr>
              <w:rFonts w:cs="Chakra Petch"/>
              <w:sz w:val="32"/>
              <w:szCs w:val="32"/>
            </w:rPr>
            <w:t> </w:t>
          </w:r>
        </w:p>
        <w:p w14:paraId="3E861F50" w14:textId="77777777" w:rsidR="005B3D30" w:rsidRPr="007554A9" w:rsidRDefault="005B3D30" w:rsidP="005B3D30">
          <w:pPr>
            <w:rPr>
              <w:b/>
              <w:bCs/>
            </w:rPr>
          </w:pPr>
          <w:r w:rsidRPr="007554A9">
            <w:rPr>
              <w:b/>
              <w:bCs/>
            </w:rPr>
            <w:t>Document Administration:</w:t>
          </w:r>
        </w:p>
        <w:tbl>
          <w:tblPr>
            <w:tblStyle w:val="TableGrid"/>
            <w:tblW w:w="0" w:type="auto"/>
            <w:tblLook w:val="04A0" w:firstRow="1" w:lastRow="0" w:firstColumn="1" w:lastColumn="0" w:noHBand="0" w:noVBand="1"/>
          </w:tblPr>
          <w:tblGrid>
            <w:gridCol w:w="3160"/>
            <w:gridCol w:w="1812"/>
            <w:gridCol w:w="2224"/>
            <w:gridCol w:w="1820"/>
          </w:tblGrid>
          <w:tr w:rsidR="00E15FE7" w:rsidRPr="007554A9" w14:paraId="0202C235" w14:textId="589937B4" w:rsidTr="00E15FE7">
            <w:trPr>
              <w:trHeight w:val="295"/>
            </w:trPr>
            <w:tc>
              <w:tcPr>
                <w:tcW w:w="3160" w:type="dxa"/>
                <w:shd w:val="clear" w:color="auto" w:fill="747474" w:themeFill="background2" w:themeFillShade="80"/>
                <w:vAlign w:val="center"/>
              </w:tcPr>
              <w:p w14:paraId="61557723" w14:textId="77777777" w:rsidR="00E15FE7" w:rsidRPr="007554A9" w:rsidRDefault="00E15FE7">
                <w:pPr>
                  <w:rPr>
                    <w:b/>
                    <w:bCs/>
                    <w:color w:val="FFFFFF" w:themeColor="background1"/>
                  </w:rPr>
                </w:pPr>
                <w:r w:rsidRPr="007554A9">
                  <w:rPr>
                    <w:b/>
                    <w:bCs/>
                    <w:color w:val="FFFFFF" w:themeColor="background1"/>
                  </w:rPr>
                  <w:t>Document Title</w:t>
                </w:r>
              </w:p>
            </w:tc>
            <w:tc>
              <w:tcPr>
                <w:tcW w:w="1812" w:type="dxa"/>
                <w:shd w:val="clear" w:color="auto" w:fill="747474" w:themeFill="background2" w:themeFillShade="80"/>
                <w:vAlign w:val="center"/>
              </w:tcPr>
              <w:p w14:paraId="26C872E0" w14:textId="77777777" w:rsidR="00E15FE7" w:rsidRPr="007554A9" w:rsidRDefault="00E15FE7">
                <w:pPr>
                  <w:rPr>
                    <w:b/>
                    <w:bCs/>
                    <w:color w:val="FFFFFF" w:themeColor="background1"/>
                  </w:rPr>
                </w:pPr>
                <w:r w:rsidRPr="007554A9">
                  <w:rPr>
                    <w:b/>
                    <w:bCs/>
                    <w:color w:val="FFFFFF" w:themeColor="background1"/>
                  </w:rPr>
                  <w:t>Owner</w:t>
                </w:r>
              </w:p>
            </w:tc>
            <w:tc>
              <w:tcPr>
                <w:tcW w:w="2224" w:type="dxa"/>
                <w:shd w:val="clear" w:color="auto" w:fill="747474" w:themeFill="background2" w:themeFillShade="80"/>
                <w:vAlign w:val="center"/>
              </w:tcPr>
              <w:p w14:paraId="72EBCA32" w14:textId="77777777" w:rsidR="00E15FE7" w:rsidRPr="007554A9" w:rsidRDefault="00E15FE7">
                <w:pPr>
                  <w:rPr>
                    <w:b/>
                    <w:bCs/>
                    <w:color w:val="FFFFFF" w:themeColor="background1"/>
                  </w:rPr>
                </w:pPr>
                <w:r w:rsidRPr="007554A9">
                  <w:rPr>
                    <w:b/>
                    <w:bCs/>
                    <w:color w:val="FFFFFF" w:themeColor="background1"/>
                  </w:rPr>
                  <w:t>Created On</w:t>
                </w:r>
              </w:p>
            </w:tc>
            <w:tc>
              <w:tcPr>
                <w:tcW w:w="1820" w:type="dxa"/>
                <w:shd w:val="clear" w:color="auto" w:fill="747474" w:themeFill="background2" w:themeFillShade="80"/>
              </w:tcPr>
              <w:p w14:paraId="08FAD5CD" w14:textId="422369A5" w:rsidR="00E15FE7" w:rsidRPr="007554A9" w:rsidRDefault="00BE7EA6">
                <w:pPr>
                  <w:rPr>
                    <w:b/>
                    <w:bCs/>
                    <w:color w:val="FFFFFF" w:themeColor="background1"/>
                  </w:rPr>
                </w:pPr>
                <w:r w:rsidRPr="007554A9">
                  <w:rPr>
                    <w:b/>
                    <w:bCs/>
                    <w:color w:val="FFFFFF" w:themeColor="background1"/>
                  </w:rPr>
                  <w:t>Status</w:t>
                </w:r>
              </w:p>
            </w:tc>
          </w:tr>
          <w:tr w:rsidR="00E15FE7" w:rsidRPr="007554A9" w14:paraId="6BA23E36" w14:textId="7FEDFF3A" w:rsidTr="00E15FE7">
            <w:trPr>
              <w:trHeight w:val="295"/>
            </w:trPr>
            <w:tc>
              <w:tcPr>
                <w:tcW w:w="3160" w:type="dxa"/>
                <w:vAlign w:val="center"/>
              </w:tcPr>
              <w:p w14:paraId="5FF14040" w14:textId="77EC1A30" w:rsidR="00E15FE7" w:rsidRPr="007554A9" w:rsidRDefault="00F3073D">
                <w:r>
                  <w:t>BRD</w:t>
                </w:r>
                <w:r w:rsidR="009A258B">
                  <w:t xml:space="preserve"> – Forensic Graph Intelligence PoC</w:t>
                </w:r>
              </w:p>
            </w:tc>
            <w:tc>
              <w:tcPr>
                <w:tcW w:w="1812" w:type="dxa"/>
                <w:vAlign w:val="center"/>
              </w:tcPr>
              <w:p w14:paraId="453AB8E2" w14:textId="0DCF3F81" w:rsidR="00E15FE7" w:rsidRPr="007554A9" w:rsidRDefault="00F3073D">
                <w:r>
                  <w:t>Laith Mufti</w:t>
                </w:r>
              </w:p>
            </w:tc>
            <w:tc>
              <w:tcPr>
                <w:tcW w:w="2224" w:type="dxa"/>
                <w:vAlign w:val="center"/>
              </w:tcPr>
              <w:p w14:paraId="78D38393" w14:textId="7D297347" w:rsidR="00E15FE7" w:rsidRPr="007554A9" w:rsidRDefault="009A258B">
                <w:r>
                  <w:t>31</w:t>
                </w:r>
                <w:r w:rsidR="00F3073D">
                  <w:t>/03/2026</w:t>
                </w:r>
              </w:p>
            </w:tc>
            <w:tc>
              <w:tcPr>
                <w:tcW w:w="1820" w:type="dxa"/>
              </w:tcPr>
              <w:p w14:paraId="68656222" w14:textId="673BFE40" w:rsidR="00E15FE7" w:rsidRPr="007554A9" w:rsidRDefault="00F3073D">
                <w:r>
                  <w:t>Draft</w:t>
                </w:r>
              </w:p>
            </w:tc>
          </w:tr>
        </w:tbl>
        <w:p w14:paraId="4A3981B9" w14:textId="77777777" w:rsidR="005B3D30" w:rsidRPr="007554A9" w:rsidRDefault="005B3D30" w:rsidP="005B3D30">
          <w:pPr>
            <w:rPr>
              <w:b/>
              <w:bCs/>
            </w:rPr>
          </w:pPr>
          <w:bookmarkStart w:id="0" w:name="_Toc488671077"/>
          <w:bookmarkStart w:id="1" w:name="_Toc160373249"/>
        </w:p>
        <w:p w14:paraId="1B326376" w14:textId="77777777" w:rsidR="005B3D30" w:rsidRPr="007554A9" w:rsidRDefault="005B3D30" w:rsidP="005B3D30">
          <w:pPr>
            <w:rPr>
              <w:b/>
              <w:bCs/>
            </w:rPr>
          </w:pPr>
          <w:r w:rsidRPr="007554A9">
            <w:rPr>
              <w:b/>
              <w:bCs/>
            </w:rPr>
            <w:t>Version History</w:t>
          </w:r>
          <w:bookmarkEnd w:id="0"/>
          <w:bookmarkEnd w:id="1"/>
          <w:r w:rsidRPr="007554A9">
            <w:rPr>
              <w:b/>
              <w:bCs/>
            </w:rPr>
            <w:t>:</w:t>
          </w:r>
        </w:p>
        <w:tbl>
          <w:tblPr>
            <w:tblStyle w:val="TableGrid"/>
            <w:tblW w:w="9016" w:type="dxa"/>
            <w:tblLook w:val="04A0" w:firstRow="1" w:lastRow="0" w:firstColumn="1" w:lastColumn="0" w:noHBand="0" w:noVBand="1"/>
          </w:tblPr>
          <w:tblGrid>
            <w:gridCol w:w="1245"/>
            <w:gridCol w:w="1869"/>
            <w:gridCol w:w="2410"/>
            <w:gridCol w:w="3492"/>
          </w:tblGrid>
          <w:tr w:rsidR="005B3D30" w:rsidRPr="007554A9" w14:paraId="34A901B9" w14:textId="77777777" w:rsidTr="7F332AFA">
            <w:trPr>
              <w:trHeight w:val="340"/>
            </w:trPr>
            <w:tc>
              <w:tcPr>
                <w:tcW w:w="1245" w:type="dxa"/>
                <w:shd w:val="clear" w:color="auto" w:fill="747474" w:themeFill="background2" w:themeFillShade="80"/>
                <w:vAlign w:val="center"/>
              </w:tcPr>
              <w:p w14:paraId="771E63C1" w14:textId="77777777" w:rsidR="005B3D30" w:rsidRPr="007554A9" w:rsidRDefault="005B3D30">
                <w:pPr>
                  <w:rPr>
                    <w:b/>
                    <w:bCs/>
                    <w:color w:val="FFFFFF" w:themeColor="background1"/>
                  </w:rPr>
                </w:pPr>
                <w:r w:rsidRPr="007554A9">
                  <w:rPr>
                    <w:b/>
                    <w:bCs/>
                    <w:color w:val="FFFFFF" w:themeColor="background1"/>
                  </w:rPr>
                  <w:t xml:space="preserve">Version </w:t>
                </w:r>
              </w:p>
            </w:tc>
            <w:tc>
              <w:tcPr>
                <w:tcW w:w="1869" w:type="dxa"/>
                <w:shd w:val="clear" w:color="auto" w:fill="747474" w:themeFill="background2" w:themeFillShade="80"/>
                <w:vAlign w:val="center"/>
              </w:tcPr>
              <w:p w14:paraId="63E5E4AA" w14:textId="02BA28B7" w:rsidR="005B3D30" w:rsidRPr="007554A9" w:rsidRDefault="005B3D30">
                <w:pPr>
                  <w:rPr>
                    <w:b/>
                    <w:bCs/>
                    <w:color w:val="FFFFFF" w:themeColor="background1"/>
                  </w:rPr>
                </w:pPr>
                <w:r w:rsidRPr="007554A9">
                  <w:rPr>
                    <w:b/>
                    <w:bCs/>
                    <w:color w:val="FFFFFF" w:themeColor="background1"/>
                  </w:rPr>
                  <w:t>Date o</w:t>
                </w:r>
                <w:r w:rsidR="00B64815" w:rsidRPr="007554A9">
                  <w:rPr>
                    <w:b/>
                    <w:bCs/>
                    <w:color w:val="FFFFFF" w:themeColor="background1"/>
                  </w:rPr>
                  <w:t xml:space="preserve">f </w:t>
                </w:r>
                <w:r w:rsidRPr="007554A9">
                  <w:rPr>
                    <w:b/>
                    <w:bCs/>
                    <w:color w:val="FFFFFF" w:themeColor="background1"/>
                  </w:rPr>
                  <w:t>Revision</w:t>
                </w:r>
              </w:p>
            </w:tc>
            <w:tc>
              <w:tcPr>
                <w:tcW w:w="2410" w:type="dxa"/>
                <w:shd w:val="clear" w:color="auto" w:fill="747474" w:themeFill="background2" w:themeFillShade="80"/>
                <w:vAlign w:val="center"/>
              </w:tcPr>
              <w:p w14:paraId="058229D9" w14:textId="1EA4C15E" w:rsidR="005B3D30" w:rsidRPr="007554A9" w:rsidRDefault="005B3D30">
                <w:pPr>
                  <w:rPr>
                    <w:b/>
                    <w:bCs/>
                    <w:color w:val="FFFFFF" w:themeColor="background1"/>
                  </w:rPr>
                </w:pPr>
                <w:r w:rsidRPr="007554A9">
                  <w:rPr>
                    <w:b/>
                    <w:bCs/>
                    <w:color w:val="FFFFFF" w:themeColor="background1"/>
                  </w:rPr>
                  <w:t>Change</w:t>
                </w:r>
                <w:r w:rsidR="002951E0" w:rsidRPr="007554A9">
                  <w:rPr>
                    <w:b/>
                    <w:bCs/>
                    <w:color w:val="FFFFFF" w:themeColor="background1"/>
                  </w:rPr>
                  <w:t xml:space="preserve"> by</w:t>
                </w:r>
              </w:p>
            </w:tc>
            <w:tc>
              <w:tcPr>
                <w:tcW w:w="3492" w:type="dxa"/>
                <w:shd w:val="clear" w:color="auto" w:fill="747474" w:themeFill="background2" w:themeFillShade="80"/>
                <w:vAlign w:val="center"/>
              </w:tcPr>
              <w:p w14:paraId="6D8C265F" w14:textId="77777777" w:rsidR="005B3D30" w:rsidRPr="007554A9" w:rsidRDefault="005B3D30">
                <w:pPr>
                  <w:rPr>
                    <w:b/>
                    <w:bCs/>
                    <w:color w:val="FFFFFF" w:themeColor="background1"/>
                  </w:rPr>
                </w:pPr>
                <w:r w:rsidRPr="007554A9">
                  <w:rPr>
                    <w:b/>
                    <w:bCs/>
                    <w:color w:val="FFFFFF" w:themeColor="background1"/>
                  </w:rPr>
                  <w:t>Change Description</w:t>
                </w:r>
              </w:p>
            </w:tc>
          </w:tr>
          <w:tr w:rsidR="7F332AFA" w:rsidRPr="007554A9" w14:paraId="061EF050" w14:textId="77777777" w:rsidTr="7F332AFA">
            <w:trPr>
              <w:trHeight w:val="465"/>
            </w:trPr>
            <w:tc>
              <w:tcPr>
                <w:tcW w:w="1245" w:type="dxa"/>
                <w:vAlign w:val="center"/>
              </w:tcPr>
              <w:p w14:paraId="49193007" w14:textId="5E3EBD90" w:rsidR="7F332AFA" w:rsidRPr="007554A9" w:rsidRDefault="47286E78" w:rsidP="7F332AFA">
                <w:pPr>
                  <w:jc w:val="center"/>
                </w:pPr>
                <w:r>
                  <w:t>V0.1</w:t>
                </w:r>
              </w:p>
            </w:tc>
            <w:tc>
              <w:tcPr>
                <w:tcW w:w="1869" w:type="dxa"/>
                <w:vAlign w:val="center"/>
              </w:tcPr>
              <w:p w14:paraId="30C52F05" w14:textId="503E78AB" w:rsidR="7F332AFA" w:rsidRPr="007554A9" w:rsidRDefault="009A258B" w:rsidP="7F332AFA">
                <w:pPr>
                  <w:jc w:val="center"/>
                </w:pPr>
                <w:r>
                  <w:t>31</w:t>
                </w:r>
                <w:r w:rsidR="47286E78">
                  <w:t>/</w:t>
                </w:r>
                <w:r>
                  <w:t>0</w:t>
                </w:r>
                <w:r w:rsidR="47286E78">
                  <w:t>3/2026</w:t>
                </w:r>
              </w:p>
            </w:tc>
            <w:tc>
              <w:tcPr>
                <w:tcW w:w="2410" w:type="dxa"/>
                <w:vAlign w:val="center"/>
              </w:tcPr>
              <w:p w14:paraId="38C15AC1" w14:textId="07A81F27" w:rsidR="7F332AFA" w:rsidRPr="007554A9" w:rsidRDefault="7F332AFA" w:rsidP="7F332AFA"/>
            </w:tc>
            <w:tc>
              <w:tcPr>
                <w:tcW w:w="3492" w:type="dxa"/>
                <w:vAlign w:val="center"/>
              </w:tcPr>
              <w:p w14:paraId="73EE7E72" w14:textId="2C729E1D" w:rsidR="7F332AFA" w:rsidRPr="007554A9" w:rsidRDefault="009A258B" w:rsidP="7F332AFA">
                <w:r>
                  <w:t>Document Creation</w:t>
                </w:r>
                <w:r w:rsidR="38D9951A">
                  <w:t xml:space="preserve"> </w:t>
                </w:r>
              </w:p>
            </w:tc>
          </w:tr>
          <w:tr w:rsidR="00AF47BF" w:rsidRPr="007554A9" w14:paraId="6EF62FAD" w14:textId="77777777" w:rsidTr="7F332AFA">
            <w:trPr>
              <w:trHeight w:val="465"/>
            </w:trPr>
            <w:tc>
              <w:tcPr>
                <w:tcW w:w="1245" w:type="dxa"/>
                <w:vAlign w:val="center"/>
              </w:tcPr>
              <w:p w14:paraId="60A2D7A1" w14:textId="56E8A1B4" w:rsidR="00AF47BF" w:rsidRDefault="00C65493" w:rsidP="7F332AFA">
                <w:pPr>
                  <w:jc w:val="center"/>
                </w:pPr>
                <w:r>
                  <w:t>V0.2</w:t>
                </w:r>
              </w:p>
            </w:tc>
            <w:tc>
              <w:tcPr>
                <w:tcW w:w="1869" w:type="dxa"/>
                <w:vAlign w:val="center"/>
              </w:tcPr>
              <w:p w14:paraId="6237249C" w14:textId="4A353B97" w:rsidR="00AF47BF" w:rsidRDefault="00C65493" w:rsidP="7F332AFA">
                <w:pPr>
                  <w:jc w:val="center"/>
                </w:pPr>
                <w:r>
                  <w:t>10/04/2026</w:t>
                </w:r>
              </w:p>
            </w:tc>
            <w:tc>
              <w:tcPr>
                <w:tcW w:w="2410" w:type="dxa"/>
                <w:vAlign w:val="center"/>
              </w:tcPr>
              <w:p w14:paraId="78846ECD" w14:textId="09711C9F" w:rsidR="00AF47BF" w:rsidRDefault="00C65493" w:rsidP="7F332AFA">
                <w:r>
                  <w:t>Laith Mufti</w:t>
                </w:r>
              </w:p>
            </w:tc>
            <w:tc>
              <w:tcPr>
                <w:tcW w:w="3492" w:type="dxa"/>
                <w:vAlign w:val="center"/>
              </w:tcPr>
              <w:p w14:paraId="0B9BB187" w14:textId="362ADBAE" w:rsidR="00AF47BF" w:rsidRDefault="00C65493" w:rsidP="7F332AFA">
                <w:r>
                  <w:t>Amendments</w:t>
                </w:r>
              </w:p>
            </w:tc>
          </w:tr>
        </w:tbl>
        <w:p w14:paraId="24C8F47D" w14:textId="77777777" w:rsidR="005B3D30" w:rsidRPr="007554A9" w:rsidRDefault="005B3D30" w:rsidP="005B3D30">
          <w:pPr>
            <w:rPr>
              <w:b/>
              <w:bCs/>
            </w:rPr>
          </w:pPr>
        </w:p>
        <w:p w14:paraId="4C5838CD" w14:textId="3B322741" w:rsidR="005B3D30" w:rsidRPr="007554A9" w:rsidRDefault="005B3D30" w:rsidP="005B3D30">
          <w:pPr>
            <w:spacing w:line="360" w:lineRule="auto"/>
            <w:rPr>
              <w:b/>
              <w:bCs/>
            </w:rPr>
          </w:pPr>
          <w:r w:rsidRPr="007554A9">
            <w:rPr>
              <w:b/>
              <w:bCs/>
            </w:rPr>
            <w:t>Document Review and Approval:</w:t>
          </w:r>
        </w:p>
        <w:tbl>
          <w:tblPr>
            <w:tblStyle w:val="TableGrid"/>
            <w:tblW w:w="9035" w:type="dxa"/>
            <w:tblLook w:val="04A0" w:firstRow="1" w:lastRow="0" w:firstColumn="1" w:lastColumn="0" w:noHBand="0" w:noVBand="1"/>
          </w:tblPr>
          <w:tblGrid>
            <w:gridCol w:w="2734"/>
            <w:gridCol w:w="4460"/>
            <w:gridCol w:w="1841"/>
          </w:tblGrid>
          <w:tr w:rsidR="002951E0" w:rsidRPr="007554A9" w14:paraId="3A74CDB5" w14:textId="77777777" w:rsidTr="7F332AFA">
            <w:trPr>
              <w:trHeight w:val="352"/>
            </w:trPr>
            <w:tc>
              <w:tcPr>
                <w:tcW w:w="2734" w:type="dxa"/>
                <w:shd w:val="clear" w:color="auto" w:fill="747474" w:themeFill="background2" w:themeFillShade="80"/>
                <w:vAlign w:val="center"/>
              </w:tcPr>
              <w:p w14:paraId="6F87DEB2" w14:textId="77777777" w:rsidR="002951E0" w:rsidRPr="007554A9" w:rsidRDefault="002951E0">
                <w:pPr>
                  <w:rPr>
                    <w:b/>
                    <w:bCs/>
                    <w:color w:val="FFFFFF" w:themeColor="background1"/>
                  </w:rPr>
                </w:pPr>
                <w:r w:rsidRPr="007554A9">
                  <w:rPr>
                    <w:b/>
                    <w:bCs/>
                    <w:color w:val="FFFFFF" w:themeColor="background1"/>
                  </w:rPr>
                  <w:t>Name</w:t>
                </w:r>
              </w:p>
            </w:tc>
            <w:tc>
              <w:tcPr>
                <w:tcW w:w="4460" w:type="dxa"/>
                <w:shd w:val="clear" w:color="auto" w:fill="747474" w:themeFill="background2" w:themeFillShade="80"/>
                <w:vAlign w:val="center"/>
              </w:tcPr>
              <w:p w14:paraId="4A7744C8" w14:textId="79AA0DC7" w:rsidR="002951E0" w:rsidRPr="007554A9" w:rsidRDefault="197CE2CC">
                <w:r w:rsidRPr="007554A9">
                  <w:rPr>
                    <w:b/>
                    <w:bCs/>
                    <w:color w:val="FFFFFF" w:themeColor="background1"/>
                  </w:rPr>
                  <w:t>Role</w:t>
                </w:r>
              </w:p>
            </w:tc>
            <w:tc>
              <w:tcPr>
                <w:tcW w:w="1841" w:type="dxa"/>
                <w:shd w:val="clear" w:color="auto" w:fill="747474" w:themeFill="background2" w:themeFillShade="80"/>
                <w:vAlign w:val="center"/>
              </w:tcPr>
              <w:p w14:paraId="5C9678B5" w14:textId="77777777" w:rsidR="002951E0" w:rsidRPr="007554A9" w:rsidRDefault="002951E0">
                <w:pPr>
                  <w:rPr>
                    <w:b/>
                    <w:bCs/>
                    <w:color w:val="FFFFFF" w:themeColor="background1"/>
                  </w:rPr>
                </w:pPr>
                <w:r w:rsidRPr="007554A9">
                  <w:rPr>
                    <w:b/>
                    <w:bCs/>
                    <w:color w:val="FFFFFF" w:themeColor="background1"/>
                  </w:rPr>
                  <w:t>Date</w:t>
                </w:r>
              </w:p>
            </w:tc>
          </w:tr>
          <w:tr w:rsidR="007C199B" w:rsidRPr="007554A9" w14:paraId="7AB4DC27" w14:textId="77777777" w:rsidTr="7F332AFA">
            <w:trPr>
              <w:trHeight w:val="352"/>
            </w:trPr>
            <w:tc>
              <w:tcPr>
                <w:tcW w:w="2734" w:type="dxa"/>
                <w:vAlign w:val="center"/>
              </w:tcPr>
              <w:p w14:paraId="65A32F9D" w14:textId="48C6C747" w:rsidR="007C199B" w:rsidRPr="007554A9" w:rsidRDefault="007C199B" w:rsidP="007C199B">
                <w:r w:rsidRPr="007C199B">
                  <w:t>Vladislav Dimitrov</w:t>
                </w:r>
              </w:p>
            </w:tc>
            <w:tc>
              <w:tcPr>
                <w:tcW w:w="4460" w:type="dxa"/>
                <w:vAlign w:val="center"/>
              </w:tcPr>
              <w:p w14:paraId="406678BF" w14:textId="0CD7B7B4" w:rsidR="007C199B" w:rsidRPr="007554A9" w:rsidRDefault="007C199B" w:rsidP="007C199B">
                <w:r>
                  <w:t>SME</w:t>
                </w:r>
              </w:p>
            </w:tc>
            <w:tc>
              <w:tcPr>
                <w:tcW w:w="1841" w:type="dxa"/>
                <w:vAlign w:val="center"/>
              </w:tcPr>
              <w:p w14:paraId="363301A4" w14:textId="77777777" w:rsidR="007C199B" w:rsidRPr="007554A9" w:rsidRDefault="007C199B" w:rsidP="007C199B"/>
            </w:tc>
          </w:tr>
          <w:tr w:rsidR="007C199B" w:rsidRPr="007554A9" w14:paraId="78B4FD28" w14:textId="77777777" w:rsidTr="7F332AFA">
            <w:trPr>
              <w:trHeight w:val="352"/>
            </w:trPr>
            <w:tc>
              <w:tcPr>
                <w:tcW w:w="2734" w:type="dxa"/>
                <w:vAlign w:val="center"/>
              </w:tcPr>
              <w:p w14:paraId="076EB790" w14:textId="4AAF1DC0" w:rsidR="007C199B" w:rsidRPr="007554A9" w:rsidRDefault="007C199B" w:rsidP="007C199B">
                <w:r>
                  <w:t>Mohammad Talli</w:t>
                </w:r>
              </w:p>
            </w:tc>
            <w:tc>
              <w:tcPr>
                <w:tcW w:w="4460" w:type="dxa"/>
                <w:vAlign w:val="center"/>
              </w:tcPr>
              <w:p w14:paraId="3D84B84C" w14:textId="3B1532C8" w:rsidR="007C199B" w:rsidRPr="007554A9" w:rsidRDefault="007C199B" w:rsidP="007C199B">
                <w:r>
                  <w:t>SME</w:t>
                </w:r>
              </w:p>
            </w:tc>
            <w:tc>
              <w:tcPr>
                <w:tcW w:w="1841" w:type="dxa"/>
                <w:vAlign w:val="center"/>
              </w:tcPr>
              <w:p w14:paraId="279F2329" w14:textId="77777777" w:rsidR="007C199B" w:rsidRPr="007554A9" w:rsidRDefault="007C199B" w:rsidP="007C199B"/>
            </w:tc>
          </w:tr>
          <w:tr w:rsidR="007C199B" w14:paraId="77D1A87C" w14:textId="77777777" w:rsidTr="04AAD8BB">
            <w:trPr>
              <w:trHeight w:val="352"/>
            </w:trPr>
            <w:tc>
              <w:tcPr>
                <w:tcW w:w="2734" w:type="dxa"/>
                <w:vAlign w:val="center"/>
              </w:tcPr>
              <w:p w14:paraId="2843B7B9" w14:textId="03B96CE3" w:rsidR="007C199B" w:rsidRDefault="007C199B" w:rsidP="007C199B">
                <w:r>
                  <w:t>Alexander Sokolov</w:t>
                </w:r>
              </w:p>
            </w:tc>
            <w:tc>
              <w:tcPr>
                <w:tcW w:w="4460" w:type="dxa"/>
                <w:vAlign w:val="center"/>
              </w:tcPr>
              <w:p w14:paraId="2D669858" w14:textId="48C4EE14" w:rsidR="007C199B" w:rsidRDefault="007C199B" w:rsidP="007C199B">
                <w:r>
                  <w:t>Sponsor</w:t>
                </w:r>
              </w:p>
            </w:tc>
            <w:tc>
              <w:tcPr>
                <w:tcW w:w="1841" w:type="dxa"/>
                <w:vAlign w:val="center"/>
              </w:tcPr>
              <w:p w14:paraId="09ECAEB5" w14:textId="5141D541" w:rsidR="007C199B" w:rsidRDefault="007C199B" w:rsidP="007C199B"/>
            </w:tc>
          </w:tr>
          <w:tr w:rsidR="007C199B" w14:paraId="2682AE52" w14:textId="77777777" w:rsidTr="04AAD8BB">
            <w:trPr>
              <w:trHeight w:val="352"/>
            </w:trPr>
            <w:tc>
              <w:tcPr>
                <w:tcW w:w="2734" w:type="dxa"/>
                <w:vAlign w:val="center"/>
              </w:tcPr>
              <w:p w14:paraId="75FC8455" w14:textId="2E38AB5B" w:rsidR="007C199B" w:rsidRDefault="007C199B" w:rsidP="007C199B">
                <w:pPr>
                  <w:rPr>
                    <w:rFonts w:ascii="Aptos" w:eastAsia="Aptos" w:hAnsi="Aptos" w:cs="Aptos"/>
                    <w:color w:val="000000" w:themeColor="text1"/>
                  </w:rPr>
                </w:pPr>
                <w:r w:rsidRPr="04AAD8BB">
                  <w:rPr>
                    <w:rFonts w:ascii="Aptos" w:eastAsia="Aptos" w:hAnsi="Aptos" w:cs="Aptos"/>
                    <w:color w:val="000000" w:themeColor="text1"/>
                  </w:rPr>
                  <w:t>Yousif Hussein</w:t>
                </w:r>
              </w:p>
            </w:tc>
            <w:tc>
              <w:tcPr>
                <w:tcW w:w="4460" w:type="dxa"/>
                <w:vAlign w:val="center"/>
              </w:tcPr>
              <w:p w14:paraId="30BB15AF" w14:textId="693DCBF1" w:rsidR="007C199B" w:rsidRDefault="007C199B" w:rsidP="007C199B">
                <w:pPr>
                  <w:rPr>
                    <w:rFonts w:ascii="Aptos" w:eastAsia="Aptos" w:hAnsi="Aptos" w:cs="Aptos"/>
                    <w:color w:val="000000" w:themeColor="text1"/>
                  </w:rPr>
                </w:pPr>
                <w:r w:rsidRPr="04AAD8BB">
                  <w:rPr>
                    <w:rFonts w:ascii="Aptos" w:eastAsia="Aptos" w:hAnsi="Aptos" w:cs="Aptos"/>
                    <w:color w:val="000000" w:themeColor="text1"/>
                  </w:rPr>
                  <w:t>Sponsor</w:t>
                </w:r>
              </w:p>
            </w:tc>
            <w:tc>
              <w:tcPr>
                <w:tcW w:w="1841" w:type="dxa"/>
                <w:vAlign w:val="center"/>
              </w:tcPr>
              <w:p w14:paraId="229CD98B" w14:textId="3394ACFC" w:rsidR="007C199B" w:rsidRDefault="007C199B" w:rsidP="007C199B"/>
            </w:tc>
          </w:tr>
          <w:tr w:rsidR="007C199B" w14:paraId="116D8835" w14:textId="77777777" w:rsidTr="04AAD8BB">
            <w:trPr>
              <w:trHeight w:val="352"/>
            </w:trPr>
            <w:tc>
              <w:tcPr>
                <w:tcW w:w="2734" w:type="dxa"/>
                <w:vAlign w:val="center"/>
              </w:tcPr>
              <w:p w14:paraId="79670A19" w14:textId="28DBA90D" w:rsidR="007C199B" w:rsidRDefault="007C199B" w:rsidP="007C199B">
                <w:pPr>
                  <w:rPr>
                    <w:rFonts w:ascii="Aptos" w:eastAsia="Aptos" w:hAnsi="Aptos" w:cs="Aptos"/>
                    <w:color w:val="000000" w:themeColor="text1"/>
                  </w:rPr>
                </w:pPr>
                <w:r w:rsidRPr="04AAD8BB">
                  <w:rPr>
                    <w:rFonts w:ascii="Aptos" w:eastAsia="Aptos" w:hAnsi="Aptos" w:cs="Aptos"/>
                    <w:color w:val="000000" w:themeColor="text1"/>
                  </w:rPr>
                  <w:t>Raffaele Tiberio</w:t>
                </w:r>
              </w:p>
            </w:tc>
            <w:tc>
              <w:tcPr>
                <w:tcW w:w="4460" w:type="dxa"/>
                <w:vAlign w:val="center"/>
              </w:tcPr>
              <w:p w14:paraId="780FE412" w14:textId="5B875DC5" w:rsidR="007C199B" w:rsidRDefault="007C199B" w:rsidP="007C199B">
                <w:pPr>
                  <w:rPr>
                    <w:rFonts w:ascii="Aptos" w:eastAsia="Aptos" w:hAnsi="Aptos" w:cs="Aptos"/>
                    <w:color w:val="000000" w:themeColor="text1"/>
                  </w:rPr>
                </w:pPr>
                <w:r w:rsidRPr="04AAD8BB">
                  <w:rPr>
                    <w:rFonts w:ascii="Aptos" w:eastAsia="Aptos" w:hAnsi="Aptos" w:cs="Aptos"/>
                    <w:color w:val="000000" w:themeColor="text1"/>
                  </w:rPr>
                  <w:t>Sponsor</w:t>
                </w:r>
              </w:p>
            </w:tc>
            <w:tc>
              <w:tcPr>
                <w:tcW w:w="1841" w:type="dxa"/>
                <w:vAlign w:val="center"/>
              </w:tcPr>
              <w:p w14:paraId="7C6BCE2B" w14:textId="5FD10307" w:rsidR="007C199B" w:rsidRDefault="007C199B" w:rsidP="007C199B"/>
            </w:tc>
          </w:tr>
        </w:tbl>
        <w:p w14:paraId="792DF7C5" w14:textId="7B6CDA10" w:rsidR="00300F4C" w:rsidRPr="00D54392" w:rsidRDefault="00300F4C">
          <w:r w:rsidRPr="007554A9">
            <w:br w:type="page"/>
          </w:r>
        </w:p>
        <w:p w14:paraId="4E3A2B35" w14:textId="77777777" w:rsidR="00300F4C" w:rsidRPr="007554A9" w:rsidRDefault="00300F4C"/>
        <w:p w14:paraId="739F8A2D" w14:textId="1824294D" w:rsidR="00C64D0E" w:rsidRPr="007554A9" w:rsidRDefault="00000000" w:rsidP="00B85A6E"/>
      </w:sdtContent>
    </w:sdt>
    <w:p w14:paraId="50645129" w14:textId="77777777" w:rsidR="002434AF" w:rsidRDefault="000B54C3">
      <w:pPr>
        <w:pStyle w:val="Heading1"/>
      </w:pPr>
      <w:bookmarkStart w:id="2" w:name="_Toc226039364"/>
      <w:r>
        <w:t>1. Purpose</w:t>
      </w:r>
      <w:bookmarkEnd w:id="2"/>
    </w:p>
    <w:p w14:paraId="6CA32A30" w14:textId="77777777" w:rsidR="009A258B" w:rsidRPr="009A258B" w:rsidRDefault="009A258B" w:rsidP="009A258B">
      <w:r w:rsidRPr="009A258B">
        <w:t>The purpose of this document is to define the business requirements for the Forensic Graph Intelligence Proof of Concept (Phase 1). This solution automates the extraction, linking, and visualization of entities and relationships from forensic investigation documents (PDF, DOCX, TXT) using LLM-powered AI.</w:t>
      </w:r>
    </w:p>
    <w:p w14:paraId="4A966900" w14:textId="77777777" w:rsidR="009A258B" w:rsidRPr="009A258B" w:rsidRDefault="009A258B" w:rsidP="009A258B">
      <w:r w:rsidRPr="009A258B">
        <w:t>The tool aims to significantly reduce manual effort in building intelligence graphs for fraud, anti-money laundering (AML), financial crime, and asset tracing investigations. It transforms unstructured documents into a structured, interactive, and queryable knowledge graph with AI-scored confidence and full source traceability.</w:t>
      </w:r>
    </w:p>
    <w:p w14:paraId="338A7C38" w14:textId="26509CD6" w:rsidR="004A6225" w:rsidRDefault="004A6225">
      <w:r>
        <w:br w:type="page"/>
      </w:r>
    </w:p>
    <w:p w14:paraId="0CEBE212" w14:textId="77777777" w:rsidR="002434AF" w:rsidRDefault="002434AF"/>
    <w:p w14:paraId="62CC4084" w14:textId="5FBD03B7" w:rsidR="002434AF" w:rsidRDefault="000B54C3">
      <w:pPr>
        <w:pStyle w:val="Heading1"/>
      </w:pPr>
      <w:bookmarkStart w:id="3" w:name="_Toc226039365"/>
      <w:r>
        <w:t xml:space="preserve">2. </w:t>
      </w:r>
      <w:r w:rsidR="6D77B76D">
        <w:t>Business Context</w:t>
      </w:r>
      <w:bookmarkEnd w:id="3"/>
    </w:p>
    <w:p w14:paraId="26124950" w14:textId="692396DF" w:rsidR="009A258B" w:rsidRDefault="009A258B" w:rsidP="009A258B">
      <w:r>
        <w:t xml:space="preserve">Forensic investigators currently rely on manual processes to read investigation documents, identify entities (persons, </w:t>
      </w:r>
      <w:r w:rsidR="00812085">
        <w:t>organizations</w:t>
      </w:r>
      <w:r>
        <w:t>, bank accounts, transactions, addresses), and construct link analysis charts using tools such as Microsoft Excel, i2 Analyst’s Notebook, or Microsoft Visio. This approach is time-consuming, error-prone, and difficult to scale when cross-referencing large document sets spanning multiple jurisdictions.</w:t>
      </w:r>
    </w:p>
    <w:p w14:paraId="26935A1B" w14:textId="77777777" w:rsidR="009A258B" w:rsidRDefault="009A258B" w:rsidP="009A258B">
      <w:r>
        <w:t>The Forensic Graph Intelligence PoC addresses these challenges by introducing an AI-powered pipeline that automatically extracts, resolves, and validates entities and their relationships from uploaded documents, and renders them as an interactive intelligence graph.</w:t>
      </w:r>
    </w:p>
    <w:p w14:paraId="7DF481B1" w14:textId="77777777" w:rsidR="009A258B" w:rsidRDefault="009A258B" w:rsidP="009A258B"/>
    <w:p w14:paraId="282052DF" w14:textId="77777777" w:rsidR="009A258B" w:rsidRDefault="009A258B" w:rsidP="0027620F">
      <w:pPr>
        <w:pStyle w:val="Heading2"/>
      </w:pPr>
      <w:bookmarkStart w:id="4" w:name="_Toc226039366"/>
      <w:r>
        <w:t>Pain Points</w:t>
      </w:r>
      <w:bookmarkEnd w:id="4"/>
    </w:p>
    <w:p w14:paraId="7B17FA51" w14:textId="77777777" w:rsidR="009A258B" w:rsidRPr="009A258B" w:rsidRDefault="009A258B" w:rsidP="009A258B">
      <w:pPr>
        <w:pStyle w:val="ListBullet"/>
        <w:tabs>
          <w:tab w:val="num" w:pos="360"/>
        </w:tabs>
        <w:ind w:left="720" w:hanging="360"/>
        <w:rPr>
          <w:rFonts w:asciiTheme="minorHAnsi" w:hAnsiTheme="minorHAnsi"/>
          <w:sz w:val="24"/>
          <w:szCs w:val="24"/>
        </w:rPr>
      </w:pPr>
      <w:r w:rsidRPr="009A258B">
        <w:rPr>
          <w:rFonts w:asciiTheme="minorHAnsi" w:hAnsiTheme="minorHAnsi"/>
          <w:sz w:val="24"/>
          <w:szCs w:val="24"/>
        </w:rPr>
        <w:t>Manual entity extraction from investigation documents is slow and inconsistent across analysts.</w:t>
      </w:r>
    </w:p>
    <w:p w14:paraId="61EAF64D" w14:textId="77777777" w:rsidR="009A258B" w:rsidRPr="009A258B" w:rsidRDefault="009A258B" w:rsidP="009A258B">
      <w:pPr>
        <w:pStyle w:val="ListBullet"/>
        <w:tabs>
          <w:tab w:val="num" w:pos="360"/>
        </w:tabs>
        <w:ind w:left="720" w:hanging="360"/>
        <w:rPr>
          <w:rFonts w:asciiTheme="minorHAnsi" w:hAnsiTheme="minorHAnsi"/>
          <w:sz w:val="24"/>
          <w:szCs w:val="24"/>
        </w:rPr>
      </w:pPr>
      <w:r w:rsidRPr="009A258B">
        <w:rPr>
          <w:rFonts w:asciiTheme="minorHAnsi" w:hAnsiTheme="minorHAnsi"/>
          <w:sz w:val="24"/>
          <w:szCs w:val="24"/>
        </w:rPr>
        <w:t>No automated cross-document entity resolution or deduplication capability exists today.</w:t>
      </w:r>
    </w:p>
    <w:p w14:paraId="0DF7D200" w14:textId="77777777" w:rsidR="009A258B" w:rsidRPr="009A258B" w:rsidRDefault="009A258B" w:rsidP="009A258B">
      <w:pPr>
        <w:pStyle w:val="ListBullet"/>
        <w:tabs>
          <w:tab w:val="num" w:pos="360"/>
        </w:tabs>
        <w:ind w:left="720" w:hanging="360"/>
        <w:rPr>
          <w:rFonts w:asciiTheme="minorHAnsi" w:hAnsiTheme="minorHAnsi"/>
          <w:sz w:val="24"/>
          <w:szCs w:val="24"/>
        </w:rPr>
      </w:pPr>
      <w:r w:rsidRPr="009A258B">
        <w:rPr>
          <w:rFonts w:asciiTheme="minorHAnsi" w:hAnsiTheme="minorHAnsi"/>
          <w:sz w:val="24"/>
          <w:szCs w:val="24"/>
        </w:rPr>
        <w:t>Confidence and reliability of extracted intelligence is not scored or traceable to its source document.</w:t>
      </w:r>
    </w:p>
    <w:p w14:paraId="773FFE4C" w14:textId="1A6EC112" w:rsidR="009A258B" w:rsidRPr="009A258B" w:rsidRDefault="009A258B" w:rsidP="009A258B">
      <w:pPr>
        <w:pStyle w:val="ListBullet"/>
        <w:tabs>
          <w:tab w:val="num" w:pos="360"/>
        </w:tabs>
        <w:ind w:left="720" w:hanging="360"/>
        <w:rPr>
          <w:rFonts w:asciiTheme="minorHAnsi" w:hAnsiTheme="minorHAnsi"/>
          <w:sz w:val="24"/>
          <w:szCs w:val="24"/>
        </w:rPr>
      </w:pPr>
      <w:r w:rsidRPr="009A258B">
        <w:rPr>
          <w:rFonts w:asciiTheme="minorHAnsi" w:hAnsiTheme="minorHAnsi"/>
          <w:sz w:val="24"/>
          <w:szCs w:val="24"/>
        </w:rPr>
        <w:t xml:space="preserve">No </w:t>
      </w:r>
      <w:r w:rsidR="00812085" w:rsidRPr="009A258B">
        <w:rPr>
          <w:rFonts w:asciiTheme="minorHAnsi" w:hAnsiTheme="minorHAnsi"/>
          <w:sz w:val="24"/>
          <w:szCs w:val="24"/>
        </w:rPr>
        <w:t>centralized</w:t>
      </w:r>
      <w:r w:rsidRPr="009A258B">
        <w:rPr>
          <w:rFonts w:asciiTheme="minorHAnsi" w:hAnsiTheme="minorHAnsi"/>
          <w:sz w:val="24"/>
          <w:szCs w:val="24"/>
        </w:rPr>
        <w:t xml:space="preserve"> way to query or explore the entity graph interactively.</w:t>
      </w:r>
    </w:p>
    <w:p w14:paraId="6D0BA191" w14:textId="77777777" w:rsidR="009A258B" w:rsidRPr="009A258B" w:rsidRDefault="009A258B" w:rsidP="009A258B">
      <w:pPr>
        <w:pStyle w:val="ListBullet"/>
        <w:tabs>
          <w:tab w:val="num" w:pos="360"/>
        </w:tabs>
        <w:ind w:left="720" w:hanging="360"/>
        <w:rPr>
          <w:rFonts w:asciiTheme="minorHAnsi" w:hAnsiTheme="minorHAnsi"/>
          <w:sz w:val="24"/>
          <w:szCs w:val="24"/>
        </w:rPr>
      </w:pPr>
      <w:r w:rsidRPr="009A258B">
        <w:rPr>
          <w:rFonts w:asciiTheme="minorHAnsi" w:hAnsiTheme="minorHAnsi"/>
          <w:sz w:val="24"/>
          <w:szCs w:val="24"/>
        </w:rPr>
        <w:t>Reporting outputs require manual assembly, increasing delivery time and inconsistency.</w:t>
      </w:r>
    </w:p>
    <w:p w14:paraId="72423088" w14:textId="77777777" w:rsidR="009A258B" w:rsidRPr="009A258B" w:rsidRDefault="009A258B" w:rsidP="009A258B">
      <w:pPr>
        <w:pStyle w:val="ListBullet"/>
        <w:tabs>
          <w:tab w:val="num" w:pos="360"/>
        </w:tabs>
        <w:ind w:left="720" w:hanging="360"/>
        <w:rPr>
          <w:rFonts w:asciiTheme="minorHAnsi" w:hAnsiTheme="minorHAnsi"/>
          <w:sz w:val="24"/>
          <w:szCs w:val="24"/>
        </w:rPr>
      </w:pPr>
      <w:r w:rsidRPr="009A258B">
        <w:rPr>
          <w:rFonts w:asciiTheme="minorHAnsi" w:hAnsiTheme="minorHAnsi"/>
          <w:sz w:val="24"/>
          <w:szCs w:val="24"/>
        </w:rPr>
        <w:t>Path analysis between entities (e.g., tracing money flows) is performed manually.</w:t>
      </w:r>
    </w:p>
    <w:p w14:paraId="704CD128" w14:textId="77777777" w:rsidR="009A258B" w:rsidRDefault="009A258B" w:rsidP="009A258B"/>
    <w:p w14:paraId="4E00E032" w14:textId="77777777" w:rsidR="009A258B" w:rsidRDefault="009A258B" w:rsidP="0027620F">
      <w:pPr>
        <w:pStyle w:val="Heading2"/>
      </w:pPr>
      <w:bookmarkStart w:id="5" w:name="_Toc226039367"/>
      <w:r>
        <w:t>Anticipated Impact</w:t>
      </w:r>
      <w:bookmarkEnd w:id="5"/>
    </w:p>
    <w:p w14:paraId="12A5B0F7" w14:textId="77777777" w:rsidR="009A258B" w:rsidRPr="009A258B" w:rsidRDefault="009A258B" w:rsidP="009A258B">
      <w:pPr>
        <w:pStyle w:val="ListBullet"/>
        <w:tabs>
          <w:tab w:val="num" w:pos="360"/>
        </w:tabs>
        <w:ind w:left="720" w:hanging="360"/>
        <w:rPr>
          <w:rFonts w:asciiTheme="minorHAnsi" w:hAnsiTheme="minorHAnsi"/>
          <w:sz w:val="24"/>
          <w:szCs w:val="24"/>
        </w:rPr>
      </w:pPr>
      <w:r w:rsidRPr="009A258B">
        <w:rPr>
          <w:rFonts w:asciiTheme="minorHAnsi" w:hAnsiTheme="minorHAnsi"/>
          <w:sz w:val="24"/>
          <w:szCs w:val="24"/>
        </w:rPr>
        <w:t xml:space="preserve">Reduce document-to-graph generation time from </w:t>
      </w:r>
      <w:proofErr w:type="gramStart"/>
      <w:r w:rsidRPr="009A258B">
        <w:rPr>
          <w:rFonts w:asciiTheme="minorHAnsi" w:hAnsiTheme="minorHAnsi"/>
          <w:sz w:val="24"/>
          <w:szCs w:val="24"/>
        </w:rPr>
        <w:t>days</w:t>
      </w:r>
      <w:proofErr w:type="gramEnd"/>
      <w:r w:rsidRPr="009A258B">
        <w:rPr>
          <w:rFonts w:asciiTheme="minorHAnsi" w:hAnsiTheme="minorHAnsi"/>
          <w:sz w:val="24"/>
          <w:szCs w:val="24"/>
        </w:rPr>
        <w:t xml:space="preserve"> to </w:t>
      </w:r>
      <w:proofErr w:type="gramStart"/>
      <w:r w:rsidRPr="009A258B">
        <w:rPr>
          <w:rFonts w:asciiTheme="minorHAnsi" w:hAnsiTheme="minorHAnsi"/>
          <w:sz w:val="24"/>
          <w:szCs w:val="24"/>
        </w:rPr>
        <w:t>minutes</w:t>
      </w:r>
      <w:proofErr w:type="gramEnd"/>
      <w:r w:rsidRPr="009A258B">
        <w:rPr>
          <w:rFonts w:asciiTheme="minorHAnsi" w:hAnsiTheme="minorHAnsi"/>
          <w:sz w:val="24"/>
          <w:szCs w:val="24"/>
        </w:rPr>
        <w:t>.</w:t>
      </w:r>
    </w:p>
    <w:p w14:paraId="79829C30" w14:textId="77777777" w:rsidR="009A258B" w:rsidRPr="009A258B" w:rsidRDefault="009A258B" w:rsidP="009A258B">
      <w:pPr>
        <w:pStyle w:val="ListBullet"/>
        <w:tabs>
          <w:tab w:val="num" w:pos="360"/>
        </w:tabs>
        <w:ind w:left="720" w:hanging="360"/>
        <w:rPr>
          <w:rFonts w:asciiTheme="minorHAnsi" w:hAnsiTheme="minorHAnsi"/>
          <w:sz w:val="24"/>
          <w:szCs w:val="24"/>
        </w:rPr>
      </w:pPr>
      <w:r w:rsidRPr="009A258B">
        <w:rPr>
          <w:rFonts w:asciiTheme="minorHAnsi" w:hAnsiTheme="minorHAnsi"/>
          <w:sz w:val="24"/>
          <w:szCs w:val="24"/>
        </w:rPr>
        <w:t>Provide AI-scored confidence (1–10) with source traceability for every entity and relationship.</w:t>
      </w:r>
    </w:p>
    <w:p w14:paraId="22AEE0F0" w14:textId="77777777" w:rsidR="009A258B" w:rsidRPr="009A258B" w:rsidRDefault="009A258B" w:rsidP="009A258B">
      <w:pPr>
        <w:pStyle w:val="ListBullet"/>
        <w:tabs>
          <w:tab w:val="num" w:pos="360"/>
        </w:tabs>
        <w:ind w:left="720" w:hanging="360"/>
        <w:rPr>
          <w:rFonts w:asciiTheme="minorHAnsi" w:hAnsiTheme="minorHAnsi"/>
          <w:sz w:val="24"/>
          <w:szCs w:val="24"/>
        </w:rPr>
      </w:pPr>
      <w:r w:rsidRPr="009A258B">
        <w:rPr>
          <w:rFonts w:asciiTheme="minorHAnsi" w:hAnsiTheme="minorHAnsi"/>
          <w:sz w:val="24"/>
          <w:szCs w:val="24"/>
        </w:rPr>
        <w:t xml:space="preserve">Enable interactive 2D and </w:t>
      </w:r>
      <w:commentRangeStart w:id="6"/>
      <w:commentRangeStart w:id="7"/>
      <w:commentRangeStart w:id="8"/>
      <w:r w:rsidRPr="009A258B">
        <w:rPr>
          <w:rFonts w:asciiTheme="minorHAnsi" w:hAnsiTheme="minorHAnsi"/>
          <w:sz w:val="24"/>
          <w:szCs w:val="24"/>
        </w:rPr>
        <w:t xml:space="preserve">3D graph </w:t>
      </w:r>
      <w:commentRangeEnd w:id="6"/>
      <w:r w:rsidR="00DB2963">
        <w:rPr>
          <w:rStyle w:val="CommentReference"/>
          <w:rFonts w:asciiTheme="minorHAnsi" w:eastAsiaTheme="minorHAnsi" w:hAnsiTheme="minorHAnsi"/>
          <w:color w:val="auto"/>
          <w:kern w:val="2"/>
          <w14:ligatures w14:val="standardContextual"/>
        </w:rPr>
        <w:commentReference w:id="6"/>
      </w:r>
      <w:commentRangeEnd w:id="7"/>
      <w:r w:rsidR="000C3374">
        <w:rPr>
          <w:rStyle w:val="CommentReference"/>
          <w:rFonts w:asciiTheme="minorHAnsi" w:eastAsiaTheme="minorHAnsi" w:hAnsiTheme="minorHAnsi"/>
          <w:color w:val="auto"/>
          <w:kern w:val="2"/>
          <w14:ligatures w14:val="standardContextual"/>
        </w:rPr>
        <w:commentReference w:id="7"/>
      </w:r>
      <w:commentRangeEnd w:id="8"/>
      <w:r w:rsidR="00B17972">
        <w:rPr>
          <w:rStyle w:val="CommentReference"/>
          <w:rFonts w:asciiTheme="minorHAnsi" w:eastAsiaTheme="minorHAnsi" w:hAnsiTheme="minorHAnsi"/>
          <w:color w:val="auto"/>
          <w:kern w:val="2"/>
          <w14:ligatures w14:val="standardContextual"/>
        </w:rPr>
        <w:commentReference w:id="8"/>
      </w:r>
      <w:r w:rsidRPr="009A258B">
        <w:rPr>
          <w:rFonts w:asciiTheme="minorHAnsi" w:hAnsiTheme="minorHAnsi"/>
          <w:sz w:val="24"/>
          <w:szCs w:val="24"/>
        </w:rPr>
        <w:t>exploration with automated path analysis.</w:t>
      </w:r>
    </w:p>
    <w:p w14:paraId="29F828A3" w14:textId="77777777" w:rsidR="009A258B" w:rsidRPr="009A258B" w:rsidRDefault="009A258B" w:rsidP="009A258B">
      <w:pPr>
        <w:pStyle w:val="ListBullet"/>
        <w:tabs>
          <w:tab w:val="num" w:pos="360"/>
        </w:tabs>
        <w:ind w:left="720" w:hanging="360"/>
        <w:rPr>
          <w:rFonts w:asciiTheme="minorHAnsi" w:hAnsiTheme="minorHAnsi"/>
          <w:sz w:val="24"/>
          <w:szCs w:val="24"/>
        </w:rPr>
      </w:pPr>
      <w:r w:rsidRPr="009A258B">
        <w:rPr>
          <w:rFonts w:asciiTheme="minorHAnsi" w:hAnsiTheme="minorHAnsi"/>
          <w:sz w:val="24"/>
          <w:szCs w:val="24"/>
        </w:rPr>
        <w:t>Generate automated report-card style investigation summaries.</w:t>
      </w:r>
    </w:p>
    <w:p w14:paraId="303BB9B3" w14:textId="77777777" w:rsidR="009A258B" w:rsidRPr="009A258B" w:rsidRDefault="009A258B" w:rsidP="009A258B">
      <w:pPr>
        <w:pStyle w:val="ListBullet"/>
        <w:tabs>
          <w:tab w:val="num" w:pos="360"/>
        </w:tabs>
        <w:ind w:left="720" w:hanging="360"/>
        <w:rPr>
          <w:rFonts w:asciiTheme="minorHAnsi" w:hAnsiTheme="minorHAnsi"/>
          <w:sz w:val="24"/>
          <w:szCs w:val="24"/>
        </w:rPr>
      </w:pPr>
      <w:r w:rsidRPr="009A258B">
        <w:rPr>
          <w:rFonts w:asciiTheme="minorHAnsi" w:hAnsiTheme="minorHAnsi"/>
          <w:sz w:val="24"/>
          <w:szCs w:val="24"/>
        </w:rPr>
        <w:t>Strengthen EY’s forensic offering through a modern, intelligence-driven product.</w:t>
      </w:r>
    </w:p>
    <w:p w14:paraId="59B59207" w14:textId="77777777" w:rsidR="009A258B" w:rsidRDefault="009A258B" w:rsidP="009A258B"/>
    <w:p w14:paraId="0DF1DB5D" w14:textId="77777777" w:rsidR="00816167" w:rsidRDefault="00816167" w:rsidP="009A258B"/>
    <w:p w14:paraId="25AFED16" w14:textId="77777777" w:rsidR="009A258B" w:rsidRDefault="009A258B" w:rsidP="0027620F">
      <w:pPr>
        <w:pStyle w:val="Heading2"/>
      </w:pPr>
      <w:bookmarkStart w:id="9" w:name="_Toc226039368"/>
      <w:r>
        <w:t>Target Users</w:t>
      </w:r>
      <w:bookmarkEnd w:id="9"/>
    </w:p>
    <w:p w14:paraId="692736F6" w14:textId="77777777" w:rsidR="009A258B" w:rsidRDefault="009A258B" w:rsidP="009A258B">
      <w:r>
        <w:t xml:space="preserve">EY Forensic &amp; Integrity Services investigators, analysts, and engagement </w:t>
      </w:r>
      <w:proofErr w:type="gramStart"/>
      <w:r>
        <w:t>leads</w:t>
      </w:r>
      <w:proofErr w:type="gramEnd"/>
      <w:r>
        <w:t xml:space="preserve"> (internal use).</w:t>
      </w:r>
    </w:p>
    <w:p w14:paraId="3EF6A909" w14:textId="77777777" w:rsidR="009078B8" w:rsidRDefault="009078B8" w:rsidP="009A258B"/>
    <w:p w14:paraId="207470A2" w14:textId="77777777" w:rsidR="009A258B" w:rsidRDefault="009A258B" w:rsidP="0027620F">
      <w:pPr>
        <w:pStyle w:val="Heading2"/>
      </w:pPr>
      <w:bookmarkStart w:id="10" w:name="_Toc226039369"/>
      <w:r>
        <w:t>Market for the Product</w:t>
      </w:r>
      <w:bookmarkEnd w:id="10"/>
    </w:p>
    <w:p w14:paraId="293DF65D" w14:textId="148CAA53" w:rsidR="001A3F92" w:rsidRDefault="009A258B" w:rsidP="009A258B">
      <w:r>
        <w:t>Internal EY forensic engagements across fraud, AML, financial crime, and asset tracing investigations. Initially targeting MENA region engagements with potential for global expansion</w:t>
      </w:r>
      <w:r w:rsidR="00D574DD">
        <w:t xml:space="preserve"> given value </w:t>
      </w:r>
      <w:r w:rsidR="00D2584D">
        <w:t>has been proven.</w:t>
      </w:r>
      <w:r w:rsidR="001A3F92">
        <w:br w:type="page"/>
      </w:r>
    </w:p>
    <w:p w14:paraId="36C57088" w14:textId="77777777" w:rsidR="00B85A6E" w:rsidRDefault="00B85A6E" w:rsidP="00D2584D"/>
    <w:p w14:paraId="14991273" w14:textId="50FA8B79" w:rsidR="002434AF" w:rsidRDefault="000B54C3">
      <w:pPr>
        <w:pStyle w:val="Heading1"/>
      </w:pPr>
      <w:bookmarkStart w:id="11" w:name="_Toc226039370"/>
      <w:r>
        <w:t>3. Business Objectives</w:t>
      </w:r>
      <w:bookmarkEnd w:id="11"/>
    </w:p>
    <w:p w14:paraId="38F2BFA4" w14:textId="20B3CC8C" w:rsidR="00101DBE" w:rsidRPr="00101DBE" w:rsidRDefault="00101DBE" w:rsidP="00101DBE">
      <w:pPr>
        <w:pStyle w:val="ListBullet"/>
        <w:numPr>
          <w:ilvl w:val="0"/>
          <w:numId w:val="26"/>
        </w:numPr>
        <w:rPr>
          <w:rFonts w:asciiTheme="minorHAnsi" w:hAnsiTheme="minorHAnsi"/>
          <w:sz w:val="24"/>
          <w:szCs w:val="24"/>
        </w:rPr>
      </w:pPr>
      <w:r w:rsidRPr="00101DBE">
        <w:rPr>
          <w:rFonts w:asciiTheme="minorHAnsi" w:hAnsiTheme="minorHAnsi"/>
          <w:sz w:val="24"/>
          <w:szCs w:val="24"/>
        </w:rPr>
        <w:t>Automate entity and relationship extraction from unstructured investigation documents using Large Language Models (LLMs).</w:t>
      </w:r>
    </w:p>
    <w:p w14:paraId="711771BA" w14:textId="007DD541" w:rsidR="00101DBE" w:rsidRPr="00101DBE" w:rsidRDefault="00101DBE" w:rsidP="00101DBE">
      <w:pPr>
        <w:pStyle w:val="ListBullet"/>
        <w:numPr>
          <w:ilvl w:val="0"/>
          <w:numId w:val="26"/>
        </w:numPr>
        <w:rPr>
          <w:rFonts w:asciiTheme="minorHAnsi" w:hAnsiTheme="minorHAnsi"/>
          <w:sz w:val="24"/>
          <w:szCs w:val="24"/>
        </w:rPr>
      </w:pPr>
      <w:r w:rsidRPr="00101DBE">
        <w:rPr>
          <w:rFonts w:asciiTheme="minorHAnsi" w:hAnsiTheme="minorHAnsi"/>
          <w:sz w:val="24"/>
          <w:szCs w:val="24"/>
        </w:rPr>
        <w:t>Provide a 3-pass AI pipeline (Extract → Cross-Reference → Validate) with confidence scoring and source attribution.</w:t>
      </w:r>
    </w:p>
    <w:p w14:paraId="3A6E59FD" w14:textId="72C4233B" w:rsidR="00101DBE" w:rsidRPr="00101DBE" w:rsidRDefault="00101DBE" w:rsidP="00101DBE">
      <w:pPr>
        <w:pStyle w:val="ListBullet"/>
        <w:numPr>
          <w:ilvl w:val="0"/>
          <w:numId w:val="26"/>
        </w:numPr>
        <w:rPr>
          <w:rFonts w:asciiTheme="minorHAnsi" w:hAnsiTheme="minorHAnsi"/>
          <w:sz w:val="24"/>
          <w:szCs w:val="24"/>
        </w:rPr>
      </w:pPr>
      <w:r w:rsidRPr="00101DBE">
        <w:rPr>
          <w:rFonts w:asciiTheme="minorHAnsi" w:hAnsiTheme="minorHAnsi"/>
          <w:sz w:val="24"/>
          <w:szCs w:val="24"/>
        </w:rPr>
        <w:t xml:space="preserve">Deliver interactive 2D </w:t>
      </w:r>
      <w:r w:rsidR="009078B8" w:rsidRPr="00101DBE">
        <w:rPr>
          <w:rFonts w:asciiTheme="minorHAnsi" w:hAnsiTheme="minorHAnsi"/>
          <w:sz w:val="24"/>
          <w:szCs w:val="24"/>
        </w:rPr>
        <w:t>visualization</w:t>
      </w:r>
      <w:r w:rsidRPr="00101DBE">
        <w:rPr>
          <w:rFonts w:asciiTheme="minorHAnsi" w:hAnsiTheme="minorHAnsi"/>
          <w:sz w:val="24"/>
          <w:szCs w:val="24"/>
        </w:rPr>
        <w:t xml:space="preserve"> of the intelligence network.</w:t>
      </w:r>
    </w:p>
    <w:p w14:paraId="14592201" w14:textId="0A98E6C7" w:rsidR="00101DBE" w:rsidRPr="00101DBE" w:rsidRDefault="00101DBE" w:rsidP="00101DBE">
      <w:pPr>
        <w:pStyle w:val="ListBullet"/>
        <w:numPr>
          <w:ilvl w:val="0"/>
          <w:numId w:val="26"/>
        </w:numPr>
        <w:rPr>
          <w:rFonts w:asciiTheme="minorHAnsi" w:hAnsiTheme="minorHAnsi"/>
          <w:sz w:val="24"/>
          <w:szCs w:val="24"/>
        </w:rPr>
      </w:pPr>
      <w:r w:rsidRPr="00101DBE">
        <w:rPr>
          <w:rFonts w:asciiTheme="minorHAnsi" w:hAnsiTheme="minorHAnsi"/>
          <w:sz w:val="24"/>
          <w:szCs w:val="24"/>
        </w:rPr>
        <w:t>Enable path analysis between entities (shortest path, all paths) for tracing connections.</w:t>
      </w:r>
    </w:p>
    <w:p w14:paraId="1CD9DE86" w14:textId="0E9D7FD6" w:rsidR="00101DBE" w:rsidRPr="00101DBE" w:rsidRDefault="00101DBE" w:rsidP="00101DBE">
      <w:pPr>
        <w:pStyle w:val="ListBullet"/>
        <w:numPr>
          <w:ilvl w:val="0"/>
          <w:numId w:val="26"/>
        </w:numPr>
        <w:rPr>
          <w:rFonts w:asciiTheme="minorHAnsi" w:hAnsiTheme="minorHAnsi"/>
          <w:sz w:val="24"/>
          <w:szCs w:val="24"/>
        </w:rPr>
      </w:pPr>
      <w:r w:rsidRPr="00101DBE">
        <w:rPr>
          <w:rFonts w:asciiTheme="minorHAnsi" w:hAnsiTheme="minorHAnsi"/>
          <w:sz w:val="24"/>
          <w:szCs w:val="24"/>
        </w:rPr>
        <w:t>Support an analyst review workflow for low-confidence AI extractions (accept/reject).</w:t>
      </w:r>
    </w:p>
    <w:p w14:paraId="2DB23A8E" w14:textId="0CF25E41" w:rsidR="00101DBE" w:rsidRPr="00101DBE" w:rsidRDefault="00101DBE" w:rsidP="00101DBE">
      <w:pPr>
        <w:pStyle w:val="ListBullet"/>
        <w:numPr>
          <w:ilvl w:val="0"/>
          <w:numId w:val="26"/>
        </w:numPr>
        <w:rPr>
          <w:rFonts w:asciiTheme="minorHAnsi" w:hAnsiTheme="minorHAnsi"/>
          <w:sz w:val="24"/>
          <w:szCs w:val="24"/>
        </w:rPr>
      </w:pPr>
      <w:r w:rsidRPr="00101DBE">
        <w:rPr>
          <w:rFonts w:asciiTheme="minorHAnsi" w:hAnsiTheme="minorHAnsi"/>
          <w:sz w:val="24"/>
          <w:szCs w:val="24"/>
        </w:rPr>
        <w:t>Generate automated report-</w:t>
      </w:r>
      <w:proofErr w:type="gramStart"/>
      <w:r w:rsidRPr="00101DBE">
        <w:rPr>
          <w:rFonts w:asciiTheme="minorHAnsi" w:hAnsiTheme="minorHAnsi"/>
          <w:sz w:val="24"/>
          <w:szCs w:val="24"/>
        </w:rPr>
        <w:t>card style</w:t>
      </w:r>
      <w:proofErr w:type="gramEnd"/>
      <w:r w:rsidRPr="00101DBE">
        <w:rPr>
          <w:rFonts w:asciiTheme="minorHAnsi" w:hAnsiTheme="minorHAnsi"/>
          <w:sz w:val="24"/>
          <w:szCs w:val="24"/>
        </w:rPr>
        <w:t xml:space="preserve"> investigation summaries exportable as HTML/PDF.</w:t>
      </w:r>
    </w:p>
    <w:p w14:paraId="65B58BC2" w14:textId="32A53319" w:rsidR="00101DBE" w:rsidRPr="00101DBE" w:rsidRDefault="00101DBE" w:rsidP="00101DBE">
      <w:pPr>
        <w:pStyle w:val="ListBullet"/>
        <w:numPr>
          <w:ilvl w:val="0"/>
          <w:numId w:val="26"/>
        </w:numPr>
        <w:rPr>
          <w:rFonts w:asciiTheme="minorHAnsi" w:hAnsiTheme="minorHAnsi"/>
          <w:sz w:val="24"/>
          <w:szCs w:val="24"/>
        </w:rPr>
      </w:pPr>
      <w:r w:rsidRPr="00101DBE">
        <w:rPr>
          <w:rFonts w:asciiTheme="minorHAnsi" w:hAnsiTheme="minorHAnsi"/>
          <w:sz w:val="24"/>
          <w:szCs w:val="24"/>
        </w:rPr>
        <w:t>Provide an AI chat interface for natural language querying of the graph.</w:t>
      </w:r>
    </w:p>
    <w:p w14:paraId="0B77C719" w14:textId="77777777" w:rsidR="00101DBE" w:rsidRPr="00101DBE" w:rsidRDefault="00101DBE" w:rsidP="00101DBE">
      <w:pPr>
        <w:pStyle w:val="ListBullet"/>
        <w:numPr>
          <w:ilvl w:val="0"/>
          <w:numId w:val="26"/>
        </w:numPr>
        <w:rPr>
          <w:rFonts w:asciiTheme="minorHAnsi" w:hAnsiTheme="minorHAnsi"/>
          <w:sz w:val="24"/>
          <w:szCs w:val="24"/>
        </w:rPr>
      </w:pPr>
      <w:r w:rsidRPr="00101DBE">
        <w:rPr>
          <w:rFonts w:asciiTheme="minorHAnsi" w:hAnsiTheme="minorHAnsi"/>
          <w:sz w:val="24"/>
          <w:szCs w:val="24"/>
        </w:rPr>
        <w:t>Demonstrate AI Hub impact through a visible, high-value forensic use case.</w:t>
      </w:r>
    </w:p>
    <w:p w14:paraId="47DBBAB7" w14:textId="008E14C3" w:rsidR="00F476D0" w:rsidRDefault="00F476D0" w:rsidP="00540C90">
      <w:r>
        <w:br w:type="page"/>
      </w:r>
    </w:p>
    <w:p w14:paraId="1DDAC872" w14:textId="77777777" w:rsidR="002434AF" w:rsidRDefault="002434AF" w:rsidP="00F476D0">
      <w:pPr>
        <w:ind w:left="360"/>
      </w:pPr>
    </w:p>
    <w:p w14:paraId="5396D133" w14:textId="77777777" w:rsidR="002434AF" w:rsidRDefault="000B54C3">
      <w:pPr>
        <w:pStyle w:val="Heading1"/>
      </w:pPr>
      <w:bookmarkStart w:id="12" w:name="_Toc226039371"/>
      <w:r>
        <w:t>4. Scope</w:t>
      </w:r>
      <w:bookmarkEnd w:id="12"/>
    </w:p>
    <w:p w14:paraId="5BE47FBF" w14:textId="5E26A121" w:rsidR="002434AF" w:rsidRDefault="000B54C3">
      <w:pPr>
        <w:pStyle w:val="Heading2"/>
      </w:pPr>
      <w:bookmarkStart w:id="13" w:name="_Toc226039372"/>
      <w:r>
        <w:t>4.1 In Scope</w:t>
      </w:r>
      <w:bookmarkEnd w:id="13"/>
    </w:p>
    <w:p w14:paraId="1BBA65A1" w14:textId="72FE603A"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Document upload and text extraction (PDF via PyMuPDF, DOCX via python-docx, TXT/MD</w:t>
      </w:r>
      <w:ins w:id="14" w:author="Laith Mufti" w:date="2026-04-10T12:48:00Z" w16du:dateUtc="2026-04-10T08:48:00Z">
        <w:r w:rsidR="007D3EBE">
          <w:rPr>
            <w:rFonts w:asciiTheme="minorHAnsi" w:hAnsiTheme="minorHAnsi"/>
            <w:sz w:val="24"/>
            <w:szCs w:val="24"/>
          </w:rPr>
          <w:t xml:space="preserve">, XLSX/CSV via </w:t>
        </w:r>
      </w:ins>
      <w:proofErr w:type="spellStart"/>
      <w:ins w:id="15" w:author="Laith Mufti" w:date="2026-04-10T12:49:00Z" w16du:dateUtc="2026-04-10T08:49:00Z">
        <w:r w:rsidR="007D3EBE">
          <w:rPr>
            <w:rFonts w:asciiTheme="minorHAnsi" w:hAnsiTheme="minorHAnsi"/>
            <w:sz w:val="24"/>
            <w:szCs w:val="24"/>
          </w:rPr>
          <w:t>openpyxl</w:t>
        </w:r>
      </w:ins>
      <w:proofErr w:type="spellEnd"/>
      <w:r w:rsidRPr="00101DBE">
        <w:rPr>
          <w:rFonts w:asciiTheme="minorHAnsi" w:hAnsiTheme="minorHAnsi"/>
          <w:sz w:val="24"/>
          <w:szCs w:val="24"/>
        </w:rPr>
        <w:t>).</w:t>
      </w:r>
    </w:p>
    <w:p w14:paraId="3D6094A9" w14:textId="77777777" w:rsidR="00020747" w:rsidRDefault="00101DBE" w:rsidP="00020747">
      <w:pPr>
        <w:pStyle w:val="ListBullet"/>
        <w:numPr>
          <w:ilvl w:val="0"/>
          <w:numId w:val="14"/>
        </w:numPr>
        <w:rPr>
          <w:rFonts w:asciiTheme="minorHAnsi" w:hAnsiTheme="minorHAnsi"/>
          <w:sz w:val="24"/>
          <w:szCs w:val="24"/>
        </w:rPr>
      </w:pPr>
      <w:r w:rsidRPr="00101DBE">
        <w:rPr>
          <w:rFonts w:asciiTheme="minorHAnsi" w:hAnsiTheme="minorHAnsi"/>
          <w:sz w:val="24"/>
          <w:szCs w:val="24"/>
        </w:rPr>
        <w:t>3-pass AI extraction pipeline</w:t>
      </w:r>
    </w:p>
    <w:p w14:paraId="2064BE8E" w14:textId="77777777" w:rsidR="00020747" w:rsidRDefault="00101DBE" w:rsidP="00020747">
      <w:pPr>
        <w:pStyle w:val="ListBullet"/>
        <w:numPr>
          <w:ilvl w:val="1"/>
          <w:numId w:val="14"/>
        </w:numPr>
        <w:rPr>
          <w:rFonts w:asciiTheme="minorHAnsi" w:hAnsiTheme="minorHAnsi"/>
          <w:sz w:val="24"/>
          <w:szCs w:val="24"/>
        </w:rPr>
      </w:pPr>
      <w:r w:rsidRPr="00020747">
        <w:rPr>
          <w:rFonts w:asciiTheme="minorHAnsi" w:hAnsiTheme="minorHAnsi"/>
          <w:sz w:val="24"/>
          <w:szCs w:val="24"/>
        </w:rPr>
        <w:t xml:space="preserve"> Pass 1: Parallel chunk-level entity &amp; relationship extraction with document</w:t>
      </w:r>
      <w:r w:rsidR="0085426A" w:rsidRPr="00020747">
        <w:rPr>
          <w:rFonts w:asciiTheme="minorHAnsi" w:hAnsiTheme="minorHAnsi"/>
          <w:sz w:val="24"/>
          <w:szCs w:val="24"/>
        </w:rPr>
        <w:t xml:space="preserve"> </w:t>
      </w:r>
      <w:r w:rsidRPr="00020747">
        <w:rPr>
          <w:rFonts w:asciiTheme="minorHAnsi" w:hAnsiTheme="minorHAnsi"/>
          <w:sz w:val="24"/>
          <w:szCs w:val="24"/>
        </w:rPr>
        <w:t>type-specific prompts.</w:t>
      </w:r>
    </w:p>
    <w:p w14:paraId="74485D88" w14:textId="77777777" w:rsidR="00020747" w:rsidRDefault="00101DBE" w:rsidP="00020747">
      <w:pPr>
        <w:pStyle w:val="ListBullet"/>
        <w:numPr>
          <w:ilvl w:val="1"/>
          <w:numId w:val="14"/>
        </w:numPr>
        <w:rPr>
          <w:rFonts w:asciiTheme="minorHAnsi" w:hAnsiTheme="minorHAnsi"/>
          <w:sz w:val="24"/>
          <w:szCs w:val="24"/>
        </w:rPr>
      </w:pPr>
      <w:r w:rsidRPr="00020747">
        <w:rPr>
          <w:rFonts w:asciiTheme="minorHAnsi" w:hAnsiTheme="minorHAnsi"/>
          <w:sz w:val="24"/>
          <w:szCs w:val="24"/>
        </w:rPr>
        <w:t>Pass 2: Cross-document entity resolution and relationship discovery.</w:t>
      </w:r>
    </w:p>
    <w:p w14:paraId="14C0BA9F" w14:textId="06C2A534" w:rsidR="00101DBE" w:rsidRPr="00020747" w:rsidRDefault="00101DBE" w:rsidP="00020747">
      <w:pPr>
        <w:pStyle w:val="ListBullet"/>
        <w:numPr>
          <w:ilvl w:val="1"/>
          <w:numId w:val="14"/>
        </w:numPr>
        <w:rPr>
          <w:rFonts w:asciiTheme="minorHAnsi" w:hAnsiTheme="minorHAnsi"/>
          <w:sz w:val="24"/>
          <w:szCs w:val="24"/>
        </w:rPr>
      </w:pPr>
      <w:r w:rsidRPr="00020747">
        <w:rPr>
          <w:rFonts w:asciiTheme="minorHAnsi" w:hAnsiTheme="minorHAnsi"/>
          <w:sz w:val="24"/>
          <w:szCs w:val="24"/>
        </w:rPr>
        <w:t>Pass 3: Confidence scoring (1–10) with reasoned explanations per item.</w:t>
      </w:r>
    </w:p>
    <w:p w14:paraId="40C4212E" w14:textId="2D1A09F7"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 xml:space="preserve">Entity </w:t>
      </w:r>
      <w:proofErr w:type="gramStart"/>
      <w:r w:rsidRPr="00101DBE">
        <w:rPr>
          <w:rFonts w:asciiTheme="minorHAnsi" w:hAnsiTheme="minorHAnsi"/>
          <w:sz w:val="24"/>
          <w:szCs w:val="24"/>
        </w:rPr>
        <w:t>deduplication</w:t>
      </w:r>
      <w:proofErr w:type="gramEnd"/>
      <w:r w:rsidRPr="00101DBE">
        <w:rPr>
          <w:rFonts w:asciiTheme="minorHAnsi" w:hAnsiTheme="minorHAnsi"/>
          <w:sz w:val="24"/>
          <w:szCs w:val="24"/>
        </w:rPr>
        <w:t xml:space="preserve"> via fuzzy name matching (threshold of 0.70).</w:t>
      </w:r>
    </w:p>
    <w:p w14:paraId="3F39BD20" w14:textId="599C9838"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 xml:space="preserve">Support for </w:t>
      </w:r>
      <w:ins w:id="16" w:author="Laith Mufti" w:date="2026-04-10T12:42:00Z" w16du:dateUtc="2026-04-10T08:42:00Z">
        <w:r w:rsidR="00C74FE2">
          <w:rPr>
            <w:rFonts w:asciiTheme="minorHAnsi" w:hAnsiTheme="minorHAnsi"/>
            <w:sz w:val="24"/>
            <w:szCs w:val="24"/>
          </w:rPr>
          <w:t>12</w:t>
        </w:r>
      </w:ins>
      <w:del w:id="17" w:author="Laith Mufti" w:date="2026-04-10T12:42:00Z" w16du:dateUtc="2026-04-10T08:42:00Z">
        <w:r w:rsidRPr="00101DBE" w:rsidDel="00C74FE2">
          <w:rPr>
            <w:rFonts w:asciiTheme="minorHAnsi" w:hAnsiTheme="minorHAnsi"/>
            <w:sz w:val="24"/>
            <w:szCs w:val="24"/>
          </w:rPr>
          <w:delText>11</w:delText>
        </w:r>
      </w:del>
      <w:r w:rsidRPr="00101DBE">
        <w:rPr>
          <w:rFonts w:asciiTheme="minorHAnsi" w:hAnsiTheme="minorHAnsi"/>
          <w:sz w:val="24"/>
          <w:szCs w:val="24"/>
        </w:rPr>
        <w:t xml:space="preserve"> entity types: Person, </w:t>
      </w:r>
      <w:r w:rsidR="00141D93" w:rsidRPr="00101DBE">
        <w:rPr>
          <w:rFonts w:asciiTheme="minorHAnsi" w:hAnsiTheme="minorHAnsi"/>
          <w:sz w:val="24"/>
          <w:szCs w:val="24"/>
        </w:rPr>
        <w:t>Organization</w:t>
      </w:r>
      <w:r w:rsidRPr="00101DBE">
        <w:rPr>
          <w:rFonts w:asciiTheme="minorHAnsi" w:hAnsiTheme="minorHAnsi"/>
          <w:sz w:val="24"/>
          <w:szCs w:val="24"/>
        </w:rPr>
        <w:t>, Account, Phone, Address, Vehicle, Email, MoneyTransfer, Document, Event, Location</w:t>
      </w:r>
      <w:ins w:id="18" w:author="Laith Mufti" w:date="2026-04-10T12:42:00Z" w16du:dateUtc="2026-04-10T08:42:00Z">
        <w:r w:rsidR="00C74FE2">
          <w:rPr>
            <w:rFonts w:asciiTheme="minorHAnsi" w:hAnsiTheme="minorHAnsi"/>
            <w:sz w:val="24"/>
            <w:szCs w:val="24"/>
          </w:rPr>
          <w:t xml:space="preserve">, </w:t>
        </w:r>
        <w:proofErr w:type="spellStart"/>
        <w:r w:rsidR="00C74FE2">
          <w:rPr>
            <w:rFonts w:asciiTheme="minorHAnsi" w:hAnsiTheme="minorHAnsi"/>
            <w:sz w:val="24"/>
            <w:szCs w:val="24"/>
          </w:rPr>
          <w:t>SocialMedia</w:t>
        </w:r>
      </w:ins>
      <w:ins w:id="19" w:author="Laith Mufti" w:date="2026-04-10T12:43:00Z" w16du:dateUtc="2026-04-10T08:43:00Z">
        <w:r w:rsidR="00C74FE2">
          <w:rPr>
            <w:rFonts w:asciiTheme="minorHAnsi" w:hAnsiTheme="minorHAnsi"/>
            <w:sz w:val="24"/>
            <w:szCs w:val="24"/>
          </w:rPr>
          <w:t>Account</w:t>
        </w:r>
      </w:ins>
      <w:proofErr w:type="spellEnd"/>
      <w:del w:id="20" w:author="Laith Mufti" w:date="2026-04-10T12:42:00Z" w16du:dateUtc="2026-04-10T08:42:00Z">
        <w:r w:rsidRPr="00101DBE" w:rsidDel="00C74FE2">
          <w:rPr>
            <w:rFonts w:asciiTheme="minorHAnsi" w:hAnsiTheme="minorHAnsi"/>
            <w:sz w:val="24"/>
            <w:szCs w:val="24"/>
          </w:rPr>
          <w:delText>.</w:delText>
        </w:r>
      </w:del>
    </w:p>
    <w:p w14:paraId="25193F2E" w14:textId="5974066D"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Support for 2</w:t>
      </w:r>
      <w:r w:rsidR="00141D93">
        <w:rPr>
          <w:rFonts w:asciiTheme="minorHAnsi" w:hAnsiTheme="minorHAnsi"/>
          <w:sz w:val="24"/>
          <w:szCs w:val="24"/>
        </w:rPr>
        <w:t>5</w:t>
      </w:r>
      <w:r w:rsidRPr="00101DBE">
        <w:rPr>
          <w:rFonts w:asciiTheme="minorHAnsi" w:hAnsiTheme="minorHAnsi"/>
          <w:sz w:val="24"/>
          <w:szCs w:val="24"/>
        </w:rPr>
        <w:t xml:space="preserve"> relationship types (owns, works_for, transferred_money_to, controls, family, etc.).</w:t>
      </w:r>
    </w:p>
    <w:p w14:paraId="54999749" w14:textId="5F004AA0"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Interactive graph canvas: 2D rendering (vis.js)</w:t>
      </w:r>
    </w:p>
    <w:p w14:paraId="234DA19D" w14:textId="6AB23992" w:rsidR="00101DBE" w:rsidRDefault="00101DBE" w:rsidP="00101DBE">
      <w:pPr>
        <w:pStyle w:val="ListBullet"/>
        <w:numPr>
          <w:ilvl w:val="0"/>
          <w:numId w:val="14"/>
        </w:numPr>
        <w:rPr>
          <w:ins w:id="21" w:author="Laith Mufti" w:date="2026-04-10T12:45:00Z" w16du:dateUtc="2026-04-10T08:45:00Z"/>
          <w:rFonts w:asciiTheme="minorHAnsi" w:hAnsiTheme="minorHAnsi"/>
          <w:sz w:val="24"/>
          <w:szCs w:val="24"/>
        </w:rPr>
      </w:pPr>
      <w:r w:rsidRPr="00101DBE">
        <w:rPr>
          <w:rFonts w:asciiTheme="minorHAnsi" w:hAnsiTheme="minorHAnsi"/>
          <w:sz w:val="24"/>
          <w:szCs w:val="24"/>
        </w:rPr>
        <w:t xml:space="preserve">Manual graph </w:t>
      </w:r>
      <w:proofErr w:type="gramStart"/>
      <w:r w:rsidRPr="00101DBE">
        <w:rPr>
          <w:rFonts w:asciiTheme="minorHAnsi" w:hAnsiTheme="minorHAnsi"/>
          <w:sz w:val="24"/>
          <w:szCs w:val="24"/>
        </w:rPr>
        <w:t>editing:</w:t>
      </w:r>
      <w:proofErr w:type="gramEnd"/>
      <w:r w:rsidRPr="00101DBE">
        <w:rPr>
          <w:rFonts w:asciiTheme="minorHAnsi" w:hAnsiTheme="minorHAnsi"/>
          <w:sz w:val="24"/>
          <w:szCs w:val="24"/>
        </w:rPr>
        <w:t xml:space="preserve"> create/delete nodes, create/delete edges, connect mode,</w:t>
      </w:r>
      <w:ins w:id="22" w:author="Laith Mufti" w:date="2026-04-10T12:43:00Z" w16du:dateUtc="2026-04-10T08:43:00Z">
        <w:r w:rsidR="0044520B">
          <w:rPr>
            <w:rFonts w:asciiTheme="minorHAnsi" w:hAnsiTheme="minorHAnsi"/>
            <w:sz w:val="24"/>
            <w:szCs w:val="24"/>
          </w:rPr>
          <w:t xml:space="preserve"> merge duplicate nodes,</w:t>
        </w:r>
      </w:ins>
      <w:r w:rsidRPr="00101DBE">
        <w:rPr>
          <w:rFonts w:asciiTheme="minorHAnsi" w:hAnsiTheme="minorHAnsi"/>
          <w:sz w:val="24"/>
          <w:szCs w:val="24"/>
        </w:rPr>
        <w:t xml:space="preserve"> undo (up to 50 steps), reset.</w:t>
      </w:r>
    </w:p>
    <w:p w14:paraId="61B4E964" w14:textId="7036A8B7" w:rsidR="007C3C55" w:rsidRPr="00101DBE" w:rsidRDefault="00D352B3" w:rsidP="00101DBE">
      <w:pPr>
        <w:pStyle w:val="ListBullet"/>
        <w:numPr>
          <w:ilvl w:val="0"/>
          <w:numId w:val="14"/>
        </w:numPr>
        <w:rPr>
          <w:rFonts w:asciiTheme="minorHAnsi" w:hAnsiTheme="minorHAnsi"/>
          <w:sz w:val="24"/>
          <w:szCs w:val="24"/>
        </w:rPr>
      </w:pPr>
      <w:ins w:id="23" w:author="Laith Mufti" w:date="2026-04-10T12:45:00Z" w16du:dateUtc="2026-04-10T08:45:00Z">
        <w:r>
          <w:rPr>
            <w:rFonts w:asciiTheme="minorHAnsi" w:hAnsiTheme="minorHAnsi"/>
            <w:sz w:val="24"/>
            <w:szCs w:val="24"/>
          </w:rPr>
          <w:t>Orthogonal edge routing with manual joint placement for bend control (</w:t>
        </w:r>
      </w:ins>
      <w:ins w:id="24" w:author="Laith Mufti" w:date="2026-04-10T12:46:00Z" w16du:dateUtc="2026-04-10T08:46:00Z">
        <w:r>
          <w:rPr>
            <w:rFonts w:asciiTheme="minorHAnsi" w:hAnsiTheme="minorHAnsi"/>
            <w:sz w:val="24"/>
            <w:szCs w:val="24"/>
          </w:rPr>
          <w:t>right-click edge to add/remove joints)</w:t>
        </w:r>
      </w:ins>
    </w:p>
    <w:p w14:paraId="743DD28F" w14:textId="77777777"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Left panel: node/edge detail view with confidence badge, evidence, properties, and source reference.</w:t>
      </w:r>
    </w:p>
    <w:p w14:paraId="02C39F94" w14:textId="77777777"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Bottom panel with 4 tabs: AI Chat, Review Queue, Document Viewer, Audit Log.</w:t>
      </w:r>
    </w:p>
    <w:p w14:paraId="25CDAC56" w14:textId="77777777"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Path Finder: BFS shortest path and DFS all-paths between any two nodes.</w:t>
      </w:r>
    </w:p>
    <w:p w14:paraId="5E59223B" w14:textId="040E42E0"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 xml:space="preserve">Timeline view, floating sticky notes, </w:t>
      </w:r>
      <w:ins w:id="25" w:author="Laith Mufti" w:date="2026-04-10T12:44:00Z" w16du:dateUtc="2026-04-10T08:44:00Z">
        <w:r w:rsidR="007E0FE0">
          <w:rPr>
            <w:rFonts w:asciiTheme="minorHAnsi" w:hAnsiTheme="minorHAnsi"/>
            <w:sz w:val="24"/>
            <w:szCs w:val="24"/>
          </w:rPr>
          <w:t>canvas</w:t>
        </w:r>
        <w:r w:rsidR="00FE607D">
          <w:rPr>
            <w:rFonts w:asciiTheme="minorHAnsi" w:hAnsiTheme="minorHAnsi"/>
            <w:sz w:val="24"/>
            <w:szCs w:val="24"/>
          </w:rPr>
          <w:t xml:space="preserve"> text boxes (rectangular </w:t>
        </w:r>
        <w:proofErr w:type="gramStart"/>
        <w:r w:rsidR="00FE607D">
          <w:rPr>
            <w:rFonts w:asciiTheme="minorHAnsi" w:hAnsiTheme="minorHAnsi"/>
            <w:sz w:val="24"/>
            <w:szCs w:val="24"/>
          </w:rPr>
          <w:t>call-outs</w:t>
        </w:r>
        <w:proofErr w:type="gramEnd"/>
        <w:r w:rsidR="00FE607D">
          <w:rPr>
            <w:rFonts w:asciiTheme="minorHAnsi" w:hAnsiTheme="minorHAnsi"/>
            <w:sz w:val="24"/>
            <w:szCs w:val="24"/>
          </w:rPr>
          <w:t xml:space="preserve"> with supporting text), </w:t>
        </w:r>
      </w:ins>
      <w:r w:rsidRPr="00101DBE">
        <w:rPr>
          <w:rFonts w:asciiTheme="minorHAnsi" w:hAnsiTheme="minorHAnsi"/>
          <w:sz w:val="24"/>
          <w:szCs w:val="24"/>
        </w:rPr>
        <w:t>and visual grouping (lasso-select).</w:t>
      </w:r>
    </w:p>
    <w:p w14:paraId="1C830AC0" w14:textId="77777777"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HTML investigation report export (entity table, relationship table, confidence summary, audit log).</w:t>
      </w:r>
    </w:p>
    <w:p w14:paraId="6A402F01" w14:textId="77777777" w:rsidR="00101DBE" w:rsidRPr="0073012E" w:rsidRDefault="00101DBE" w:rsidP="00101DBE">
      <w:pPr>
        <w:pStyle w:val="ListBullet"/>
        <w:numPr>
          <w:ilvl w:val="0"/>
          <w:numId w:val="14"/>
        </w:numPr>
        <w:rPr>
          <w:rFonts w:asciiTheme="minorHAnsi" w:hAnsiTheme="minorHAnsi"/>
          <w:sz w:val="24"/>
          <w:szCs w:val="24"/>
          <w:lang w:val="de-DE"/>
        </w:rPr>
      </w:pPr>
      <w:r w:rsidRPr="0073012E">
        <w:rPr>
          <w:rFonts w:asciiTheme="minorHAnsi" w:hAnsiTheme="minorHAnsi"/>
          <w:sz w:val="24"/>
          <w:szCs w:val="24"/>
          <w:lang w:val="de-DE"/>
        </w:rPr>
        <w:t>PNG / SVG / PDF graph image export.</w:t>
      </w:r>
    </w:p>
    <w:p w14:paraId="4126F28C" w14:textId="77777777"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FastAPI backend with single-page HTML/JavaScript frontend.</w:t>
      </w:r>
    </w:p>
    <w:p w14:paraId="0E33C944" w14:textId="77777777" w:rsidR="00101DBE" w:rsidRPr="00101DBE" w:rsidRDefault="00101DBE" w:rsidP="00101DBE">
      <w:pPr>
        <w:pStyle w:val="ListBullet"/>
        <w:numPr>
          <w:ilvl w:val="0"/>
          <w:numId w:val="14"/>
        </w:numPr>
        <w:rPr>
          <w:rFonts w:asciiTheme="minorHAnsi" w:hAnsiTheme="minorHAnsi"/>
          <w:sz w:val="24"/>
          <w:szCs w:val="24"/>
        </w:rPr>
      </w:pPr>
      <w:r w:rsidRPr="00101DBE">
        <w:rPr>
          <w:rFonts w:asciiTheme="minorHAnsi" w:hAnsiTheme="minorHAnsi"/>
          <w:sz w:val="24"/>
          <w:szCs w:val="24"/>
        </w:rPr>
        <w:t>9 document type classifications: Bank Statement, Corporate Filing, Investigation Report, Interview Transcript, Phone/Comms Records, Legal Agreement, Property Records, Travel Records, Other.</w:t>
      </w:r>
    </w:p>
    <w:p w14:paraId="618B0794" w14:textId="25F0D370" w:rsidR="00BE76D8" w:rsidRDefault="00BE76D8" w:rsidP="04AAD8BB">
      <w:pPr>
        <w:pStyle w:val="ListParagraph"/>
      </w:pPr>
      <w:r>
        <w:br w:type="page"/>
      </w:r>
    </w:p>
    <w:p w14:paraId="22EC3BD1" w14:textId="77777777" w:rsidR="04AAD8BB" w:rsidRDefault="04AAD8BB" w:rsidP="00BE76D8"/>
    <w:p w14:paraId="301EB60A" w14:textId="006672B0" w:rsidR="002434AF" w:rsidRDefault="000B54C3">
      <w:pPr>
        <w:pStyle w:val="Heading2"/>
      </w:pPr>
      <w:bookmarkStart w:id="26" w:name="_Toc226039373"/>
      <w:r>
        <w:t>4.2 Out of Scope</w:t>
      </w:r>
      <w:bookmarkEnd w:id="26"/>
    </w:p>
    <w:p w14:paraId="35E38EB0" w14:textId="77777777" w:rsidR="00101DBE" w:rsidRPr="00253EED" w:rsidRDefault="00101DBE" w:rsidP="00101DBE">
      <w:pPr>
        <w:pStyle w:val="ListBullet"/>
        <w:numPr>
          <w:ilvl w:val="0"/>
          <w:numId w:val="15"/>
        </w:numPr>
        <w:rPr>
          <w:rFonts w:asciiTheme="minorHAnsi" w:hAnsiTheme="minorHAnsi"/>
          <w:sz w:val="24"/>
          <w:szCs w:val="24"/>
        </w:rPr>
      </w:pPr>
      <w:r w:rsidRPr="00253EED">
        <w:rPr>
          <w:rFonts w:asciiTheme="minorHAnsi" w:hAnsiTheme="minorHAnsi"/>
          <w:sz w:val="24"/>
          <w:szCs w:val="24"/>
        </w:rPr>
        <w:t>Integration with external GRC or case management systems (e.g., Relativity, i2, ServiceNow, Archer).</w:t>
      </w:r>
    </w:p>
    <w:p w14:paraId="75E5B9D2" w14:textId="77777777" w:rsidR="00101DBE" w:rsidRPr="00253EED" w:rsidRDefault="00101DBE" w:rsidP="00101DBE">
      <w:pPr>
        <w:pStyle w:val="ListBullet"/>
        <w:numPr>
          <w:ilvl w:val="0"/>
          <w:numId w:val="15"/>
        </w:numPr>
        <w:rPr>
          <w:rFonts w:asciiTheme="minorHAnsi" w:hAnsiTheme="minorHAnsi"/>
          <w:sz w:val="24"/>
          <w:szCs w:val="24"/>
        </w:rPr>
      </w:pPr>
      <w:r w:rsidRPr="00253EED">
        <w:rPr>
          <w:rFonts w:asciiTheme="minorHAnsi" w:hAnsiTheme="minorHAnsi"/>
          <w:sz w:val="24"/>
          <w:szCs w:val="24"/>
        </w:rPr>
        <w:t>Automated evidence collection or document ingestion from external sources.</w:t>
      </w:r>
    </w:p>
    <w:p w14:paraId="09169CDC" w14:textId="77777777" w:rsidR="00101DBE" w:rsidRPr="00253EED" w:rsidRDefault="00101DBE" w:rsidP="00101DBE">
      <w:pPr>
        <w:pStyle w:val="ListBullet"/>
        <w:numPr>
          <w:ilvl w:val="0"/>
          <w:numId w:val="15"/>
        </w:numPr>
        <w:rPr>
          <w:rFonts w:asciiTheme="minorHAnsi" w:hAnsiTheme="minorHAnsi"/>
          <w:sz w:val="24"/>
          <w:szCs w:val="24"/>
        </w:rPr>
      </w:pPr>
      <w:r w:rsidRPr="00253EED">
        <w:rPr>
          <w:rFonts w:asciiTheme="minorHAnsi" w:hAnsiTheme="minorHAnsi"/>
          <w:sz w:val="24"/>
          <w:szCs w:val="24"/>
        </w:rPr>
        <w:t>AI-driven remediation suggestions or risk scoring beyond extraction confidence.</w:t>
      </w:r>
    </w:p>
    <w:p w14:paraId="438C693B" w14:textId="77777777" w:rsidR="00101DBE" w:rsidRPr="00253EED" w:rsidRDefault="00101DBE" w:rsidP="00101DBE">
      <w:pPr>
        <w:pStyle w:val="ListBullet"/>
        <w:numPr>
          <w:ilvl w:val="0"/>
          <w:numId w:val="15"/>
        </w:numPr>
        <w:rPr>
          <w:rFonts w:asciiTheme="minorHAnsi" w:hAnsiTheme="minorHAnsi"/>
          <w:sz w:val="24"/>
          <w:szCs w:val="24"/>
        </w:rPr>
      </w:pPr>
      <w:r w:rsidRPr="00253EED">
        <w:rPr>
          <w:rFonts w:asciiTheme="minorHAnsi" w:hAnsiTheme="minorHAnsi"/>
          <w:sz w:val="24"/>
          <w:szCs w:val="24"/>
        </w:rPr>
        <w:t>Production-grade deployment (</w:t>
      </w:r>
      <w:proofErr w:type="spellStart"/>
      <w:r w:rsidRPr="00253EED">
        <w:rPr>
          <w:rFonts w:asciiTheme="minorHAnsi" w:hAnsiTheme="minorHAnsi"/>
          <w:sz w:val="24"/>
          <w:szCs w:val="24"/>
        </w:rPr>
        <w:t>containerisation</w:t>
      </w:r>
      <w:proofErr w:type="spellEnd"/>
      <w:r w:rsidRPr="00253EED">
        <w:rPr>
          <w:rFonts w:asciiTheme="minorHAnsi" w:hAnsiTheme="minorHAnsi"/>
          <w:sz w:val="24"/>
          <w:szCs w:val="24"/>
        </w:rPr>
        <w:t>, cloud hosting, SSO).</w:t>
      </w:r>
    </w:p>
    <w:p w14:paraId="7CADD6F2" w14:textId="77777777" w:rsidR="00101DBE" w:rsidRPr="00253EED" w:rsidRDefault="00101DBE" w:rsidP="00101DBE">
      <w:pPr>
        <w:pStyle w:val="ListBullet"/>
        <w:numPr>
          <w:ilvl w:val="0"/>
          <w:numId w:val="15"/>
        </w:numPr>
        <w:rPr>
          <w:rFonts w:asciiTheme="minorHAnsi" w:hAnsiTheme="minorHAnsi"/>
          <w:sz w:val="24"/>
          <w:szCs w:val="24"/>
        </w:rPr>
      </w:pPr>
      <w:r w:rsidRPr="00253EED">
        <w:rPr>
          <w:rFonts w:asciiTheme="minorHAnsi" w:hAnsiTheme="minorHAnsi"/>
          <w:sz w:val="24"/>
          <w:szCs w:val="24"/>
        </w:rPr>
        <w:t>Automated regulatory update feeds.</w:t>
      </w:r>
    </w:p>
    <w:p w14:paraId="341BEBF0" w14:textId="77777777" w:rsidR="00101DBE" w:rsidRPr="00253EED" w:rsidRDefault="00101DBE" w:rsidP="00101DBE">
      <w:pPr>
        <w:pStyle w:val="ListBullet"/>
        <w:numPr>
          <w:ilvl w:val="0"/>
          <w:numId w:val="15"/>
        </w:numPr>
        <w:rPr>
          <w:rFonts w:asciiTheme="minorHAnsi" w:hAnsiTheme="minorHAnsi"/>
          <w:sz w:val="24"/>
          <w:szCs w:val="24"/>
        </w:rPr>
      </w:pPr>
      <w:r w:rsidRPr="00253EED">
        <w:rPr>
          <w:rFonts w:asciiTheme="minorHAnsi" w:hAnsiTheme="minorHAnsi"/>
          <w:sz w:val="24"/>
          <w:szCs w:val="24"/>
        </w:rPr>
        <w:t>Multi-tenant architecture.</w:t>
      </w:r>
    </w:p>
    <w:p w14:paraId="2E3730ED" w14:textId="5552F9CC" w:rsidR="00101DBE" w:rsidRPr="00253EED" w:rsidRDefault="00101DBE" w:rsidP="00101DBE">
      <w:pPr>
        <w:pStyle w:val="ListBullet"/>
        <w:numPr>
          <w:ilvl w:val="0"/>
          <w:numId w:val="15"/>
        </w:numPr>
        <w:rPr>
          <w:rFonts w:asciiTheme="minorHAnsi" w:hAnsiTheme="minorHAnsi"/>
          <w:sz w:val="24"/>
          <w:szCs w:val="24"/>
        </w:rPr>
      </w:pPr>
      <w:commentRangeStart w:id="27"/>
      <w:commentRangeStart w:id="28"/>
      <w:commentRangeStart w:id="29"/>
      <w:r w:rsidRPr="00253EED">
        <w:rPr>
          <w:rFonts w:asciiTheme="minorHAnsi" w:hAnsiTheme="minorHAnsi"/>
          <w:sz w:val="24"/>
          <w:szCs w:val="24"/>
        </w:rPr>
        <w:t xml:space="preserve">OCR </w:t>
      </w:r>
      <w:commentRangeEnd w:id="27"/>
      <w:r w:rsidR="003C6D06">
        <w:rPr>
          <w:rStyle w:val="CommentReference"/>
          <w:rFonts w:asciiTheme="minorHAnsi" w:eastAsiaTheme="minorHAnsi" w:hAnsiTheme="minorHAnsi"/>
          <w:color w:val="auto"/>
          <w:kern w:val="2"/>
          <w14:ligatures w14:val="standardContextual"/>
        </w:rPr>
        <w:commentReference w:id="27"/>
      </w:r>
      <w:commentRangeEnd w:id="28"/>
      <w:r w:rsidR="00FC597E">
        <w:rPr>
          <w:rStyle w:val="CommentReference"/>
          <w:rFonts w:asciiTheme="minorHAnsi" w:eastAsiaTheme="minorHAnsi" w:hAnsiTheme="minorHAnsi"/>
          <w:color w:val="auto"/>
          <w:kern w:val="2"/>
          <w14:ligatures w14:val="standardContextual"/>
        </w:rPr>
        <w:commentReference w:id="28"/>
      </w:r>
      <w:commentRangeEnd w:id="29"/>
      <w:r w:rsidR="00B17972">
        <w:rPr>
          <w:rStyle w:val="CommentReference"/>
          <w:rFonts w:asciiTheme="minorHAnsi" w:eastAsiaTheme="minorHAnsi" w:hAnsiTheme="minorHAnsi"/>
          <w:color w:val="auto"/>
          <w:kern w:val="2"/>
          <w14:ligatures w14:val="standardContextual"/>
        </w:rPr>
        <w:commentReference w:id="29"/>
      </w:r>
      <w:r w:rsidRPr="00253EED">
        <w:rPr>
          <w:rFonts w:asciiTheme="minorHAnsi" w:hAnsiTheme="minorHAnsi"/>
          <w:sz w:val="24"/>
          <w:szCs w:val="24"/>
        </w:rPr>
        <w:t>for scanned image-based documents.</w:t>
      </w:r>
      <w:ins w:id="30" w:author="Laith Mufti" w:date="2026-04-10T12:46:00Z" w16du:dateUtc="2026-04-10T08:46:00Z">
        <w:r w:rsidR="000148B5">
          <w:rPr>
            <w:rFonts w:asciiTheme="minorHAnsi" w:hAnsiTheme="minorHAnsi"/>
            <w:sz w:val="24"/>
            <w:szCs w:val="24"/>
          </w:rPr>
          <w:t xml:space="preserve"> (</w:t>
        </w:r>
        <w:proofErr w:type="gramStart"/>
        <w:r w:rsidR="000148B5">
          <w:rPr>
            <w:rFonts w:asciiTheme="minorHAnsi" w:hAnsiTheme="minorHAnsi"/>
            <w:sz w:val="24"/>
            <w:szCs w:val="24"/>
          </w:rPr>
          <w:t>basic</w:t>
        </w:r>
        <w:proofErr w:type="gramEnd"/>
        <w:r w:rsidR="000148B5">
          <w:rPr>
            <w:rFonts w:asciiTheme="minorHAnsi" w:hAnsiTheme="minorHAnsi"/>
            <w:sz w:val="24"/>
            <w:szCs w:val="24"/>
          </w:rPr>
          <w:t xml:space="preserve"> </w:t>
        </w:r>
      </w:ins>
      <w:ins w:id="31" w:author="Laith Mufti" w:date="2026-04-10T12:47:00Z" w16du:dateUtc="2026-04-10T08:47:00Z">
        <w:r w:rsidR="00CC5D6D">
          <w:rPr>
            <w:rFonts w:asciiTheme="minorHAnsi" w:hAnsiTheme="minorHAnsi"/>
            <w:sz w:val="24"/>
            <w:szCs w:val="24"/>
          </w:rPr>
          <w:t>English OCR included in Phase 1. Arabic OCR deferred to Phase 2).</w:t>
        </w:r>
      </w:ins>
    </w:p>
    <w:p w14:paraId="165CCCAA" w14:textId="40A1CDAD" w:rsidR="00101DBE" w:rsidRPr="00253EED" w:rsidRDefault="00101DBE" w:rsidP="00101DBE">
      <w:pPr>
        <w:pStyle w:val="ListBullet"/>
        <w:numPr>
          <w:ilvl w:val="0"/>
          <w:numId w:val="15"/>
        </w:numPr>
        <w:rPr>
          <w:rFonts w:asciiTheme="minorHAnsi" w:hAnsiTheme="minorHAnsi"/>
          <w:sz w:val="24"/>
          <w:szCs w:val="24"/>
        </w:rPr>
      </w:pPr>
      <w:commentRangeStart w:id="32"/>
      <w:commentRangeStart w:id="33"/>
      <w:commentRangeStart w:id="34"/>
      <w:r w:rsidRPr="00253EED">
        <w:rPr>
          <w:rFonts w:asciiTheme="minorHAnsi" w:hAnsiTheme="minorHAnsi"/>
          <w:sz w:val="24"/>
          <w:szCs w:val="24"/>
        </w:rPr>
        <w:t xml:space="preserve">Non-English </w:t>
      </w:r>
      <w:commentRangeEnd w:id="32"/>
      <w:r w:rsidR="003C6D06">
        <w:rPr>
          <w:rStyle w:val="CommentReference"/>
          <w:rFonts w:asciiTheme="minorHAnsi" w:eastAsiaTheme="minorHAnsi" w:hAnsiTheme="minorHAnsi"/>
          <w:color w:val="auto"/>
          <w:kern w:val="2"/>
          <w14:ligatures w14:val="standardContextual"/>
        </w:rPr>
        <w:commentReference w:id="32"/>
      </w:r>
      <w:commentRangeEnd w:id="33"/>
      <w:r w:rsidR="00B9427C">
        <w:rPr>
          <w:rStyle w:val="CommentReference"/>
          <w:rFonts w:asciiTheme="minorHAnsi" w:eastAsiaTheme="minorHAnsi" w:hAnsiTheme="minorHAnsi"/>
          <w:color w:val="auto"/>
          <w:kern w:val="2"/>
          <w14:ligatures w14:val="standardContextual"/>
        </w:rPr>
        <w:commentReference w:id="33"/>
      </w:r>
      <w:commentRangeEnd w:id="34"/>
      <w:r w:rsidR="00B17972">
        <w:rPr>
          <w:rStyle w:val="CommentReference"/>
          <w:rFonts w:asciiTheme="minorHAnsi" w:eastAsiaTheme="minorHAnsi" w:hAnsiTheme="minorHAnsi"/>
          <w:color w:val="auto"/>
          <w:kern w:val="2"/>
          <w14:ligatures w14:val="standardContextual"/>
        </w:rPr>
        <w:commentReference w:id="34"/>
      </w:r>
      <w:r w:rsidRPr="00253EED">
        <w:rPr>
          <w:rFonts w:asciiTheme="minorHAnsi" w:hAnsiTheme="minorHAnsi"/>
          <w:sz w:val="24"/>
          <w:szCs w:val="24"/>
        </w:rPr>
        <w:t>document processing</w:t>
      </w:r>
      <w:ins w:id="35" w:author="Laith Mufti" w:date="2026-04-10T12:47:00Z" w16du:dateUtc="2026-04-10T08:47:00Z">
        <w:r w:rsidR="00B5663F">
          <w:rPr>
            <w:rFonts w:asciiTheme="minorHAnsi" w:hAnsiTheme="minorHAnsi"/>
            <w:sz w:val="24"/>
            <w:szCs w:val="24"/>
          </w:rPr>
          <w:t xml:space="preserve"> (Arabic text-based documents are supported in Phase 1. </w:t>
        </w:r>
      </w:ins>
      <w:ins w:id="36" w:author="Laith Mufti" w:date="2026-04-10T12:48:00Z" w16du:dateUtc="2026-04-10T08:48:00Z">
        <w:r w:rsidR="00B5663F">
          <w:rPr>
            <w:rFonts w:asciiTheme="minorHAnsi" w:hAnsiTheme="minorHAnsi"/>
            <w:sz w:val="24"/>
            <w:szCs w:val="24"/>
          </w:rPr>
          <w:t>Scanned Arabic documents</w:t>
        </w:r>
        <w:r w:rsidR="0099367D">
          <w:rPr>
            <w:rFonts w:asciiTheme="minorHAnsi" w:hAnsiTheme="minorHAnsi"/>
            <w:sz w:val="24"/>
            <w:szCs w:val="24"/>
          </w:rPr>
          <w:t xml:space="preserve"> requiring OCR are deferred to Phase 2).</w:t>
        </w:r>
      </w:ins>
      <w:del w:id="37" w:author="Laith Mufti" w:date="2026-04-10T12:47:00Z" w16du:dateUtc="2026-04-10T08:47:00Z">
        <w:r w:rsidRPr="00253EED" w:rsidDel="00B5663F">
          <w:rPr>
            <w:rFonts w:asciiTheme="minorHAnsi" w:hAnsiTheme="minorHAnsi"/>
            <w:sz w:val="24"/>
            <w:szCs w:val="24"/>
          </w:rPr>
          <w:delText>.</w:delText>
        </w:r>
      </w:del>
    </w:p>
    <w:p w14:paraId="71BD5A9D" w14:textId="6A6A994C" w:rsidR="00F476D0" w:rsidRDefault="00F476D0" w:rsidP="009B6575">
      <w:pPr>
        <w:pStyle w:val="ListParagraph"/>
        <w:numPr>
          <w:ilvl w:val="0"/>
          <w:numId w:val="15"/>
        </w:numPr>
      </w:pPr>
      <w:r>
        <w:br w:type="page"/>
      </w:r>
    </w:p>
    <w:p w14:paraId="1AB6C9EA" w14:textId="77777777" w:rsidR="002434AF" w:rsidRDefault="002434AF" w:rsidP="00F476D0">
      <w:pPr>
        <w:pStyle w:val="ListParagraph"/>
      </w:pPr>
    </w:p>
    <w:p w14:paraId="20FBBC7F" w14:textId="77777777" w:rsidR="002434AF" w:rsidRDefault="000B54C3">
      <w:pPr>
        <w:pStyle w:val="Heading1"/>
      </w:pPr>
      <w:bookmarkStart w:id="38" w:name="_Toc226039374"/>
      <w:r>
        <w:t>5. Business Requirements</w:t>
      </w:r>
      <w:bookmarkEnd w:id="38"/>
    </w:p>
    <w:p w14:paraId="747B2582" w14:textId="01EBDEC9" w:rsidR="002434AF" w:rsidRDefault="000B54C3">
      <w:pPr>
        <w:pStyle w:val="Heading2"/>
      </w:pPr>
      <w:bookmarkStart w:id="39" w:name="_Toc226039375"/>
      <w:r>
        <w:t xml:space="preserve">5.1 </w:t>
      </w:r>
      <w:r w:rsidR="00253EED">
        <w:t>AI-Powered Document Ingestion &amp; Extraction</w:t>
      </w:r>
      <w:bookmarkEnd w:id="39"/>
    </w:p>
    <w:tbl>
      <w:tblPr>
        <w:tblStyle w:val="TableGrid"/>
        <w:tblW w:w="0" w:type="auto"/>
        <w:tblLook w:val="04A0" w:firstRow="1" w:lastRow="0" w:firstColumn="1" w:lastColumn="0" w:noHBand="0" w:noVBand="1"/>
      </w:tblPr>
      <w:tblGrid>
        <w:gridCol w:w="9040"/>
      </w:tblGrid>
      <w:tr w:rsidR="002434AF" w14:paraId="00E1EA72" w14:textId="77777777">
        <w:tc>
          <w:tcPr>
            <w:tcW w:w="9050" w:type="dxa"/>
          </w:tcPr>
          <w:p w14:paraId="335AD01B" w14:textId="77777777" w:rsidR="002434AF" w:rsidRDefault="000B54C3">
            <w:commentRangeStart w:id="40"/>
            <w:commentRangeStart w:id="41"/>
            <w:commentRangeStart w:id="42"/>
            <w:r>
              <w:rPr>
                <w:b/>
              </w:rPr>
              <w:t>Description</w:t>
            </w:r>
            <w:commentRangeEnd w:id="40"/>
            <w:r w:rsidR="00B870EC">
              <w:rPr>
                <w:rStyle w:val="CommentReference"/>
              </w:rPr>
              <w:commentReference w:id="40"/>
            </w:r>
            <w:commentRangeEnd w:id="41"/>
            <w:r w:rsidR="0034710A">
              <w:rPr>
                <w:rStyle w:val="CommentReference"/>
              </w:rPr>
              <w:commentReference w:id="41"/>
            </w:r>
            <w:commentRangeEnd w:id="42"/>
            <w:r w:rsidR="00B17972">
              <w:rPr>
                <w:rStyle w:val="CommentReference"/>
              </w:rPr>
              <w:commentReference w:id="42"/>
            </w:r>
            <w:r>
              <w:rPr>
                <w:b/>
              </w:rPr>
              <w:t>:</w:t>
            </w:r>
          </w:p>
          <w:p w14:paraId="5CB758AE" w14:textId="70F36039" w:rsidR="002434AF" w:rsidRPr="001D6B7A" w:rsidRDefault="00320635" w:rsidP="00540C90">
            <w:pPr>
              <w:rPr>
                <w:sz w:val="22"/>
                <w:szCs w:val="22"/>
              </w:rPr>
            </w:pPr>
            <w:ins w:id="43" w:author="Laith Mufti" w:date="2026-04-10T12:50:00Z" w16du:dateUtc="2026-04-10T08:50:00Z">
              <w:r w:rsidRPr="001D6B7A">
                <w:rPr>
                  <w:sz w:val="22"/>
                  <w:szCs w:val="22"/>
                </w:rPr>
                <w:t>The system shall support uploading PDF, DOCX, XLSX, CSV, and TXT/MD documents and automatically extracting text into structured chunks (by page for PDFs, by paragraph for DOCX, and by line range for plain text). For structured data files (XLSX/CSV), the system shall provide a column-mapping interface allowing users to define counterparty, amount, date, and reference fields. Transactional linkages between nodes shall be constructed automatically, with support for aggregation by counterparty pair (total value and transaction count). Users can classify each uploaded file by document type to enable type-specific extraction prompts.</w:t>
              </w:r>
            </w:ins>
          </w:p>
          <w:p w14:paraId="3DEE7A98" w14:textId="598E2054" w:rsidR="009B6575" w:rsidRDefault="009B6575"/>
        </w:tc>
      </w:tr>
      <w:tr w:rsidR="002434AF" w14:paraId="182C3504" w14:textId="77777777">
        <w:tc>
          <w:tcPr>
            <w:tcW w:w="9050" w:type="dxa"/>
          </w:tcPr>
          <w:p w14:paraId="75EBC6FE" w14:textId="75FE6915" w:rsidR="002434AF" w:rsidRDefault="000B54C3">
            <w:r>
              <w:rPr>
                <w:b/>
              </w:rPr>
              <w:t>Acceptance Criteria</w:t>
            </w:r>
            <w:ins w:id="44" w:author="Laith Mufti" w:date="2026-04-10T12:50:00Z" w16du:dateUtc="2026-04-10T08:50:00Z">
              <w:r w:rsidR="009D29D6">
                <w:rPr>
                  <w:b/>
                </w:rPr>
                <w:t xml:space="preserve"> (PDF, DOCX, TXT, MD)</w:t>
              </w:r>
            </w:ins>
            <w:del w:id="45" w:author="Laith Mufti" w:date="2026-04-10T12:50:00Z" w16du:dateUtc="2026-04-10T08:50:00Z">
              <w:r w:rsidDel="009D29D6">
                <w:rPr>
                  <w:b/>
                </w:rPr>
                <w:delText>:</w:delText>
              </w:r>
            </w:del>
          </w:p>
          <w:p w14:paraId="03805C45" w14:textId="443481B7" w:rsidR="00253EED" w:rsidRPr="006A27E9" w:rsidRDefault="00253EED" w:rsidP="00951BF5">
            <w:pPr>
              <w:pStyle w:val="ListBullet"/>
              <w:numPr>
                <w:ilvl w:val="0"/>
                <w:numId w:val="18"/>
              </w:numPr>
              <w:spacing w:line="240" w:lineRule="auto"/>
              <w:rPr>
                <w:rFonts w:asciiTheme="minorHAnsi" w:hAnsiTheme="minorHAnsi"/>
              </w:rPr>
            </w:pPr>
            <w:r w:rsidRPr="006A27E9">
              <w:rPr>
                <w:rFonts w:asciiTheme="minorHAnsi" w:hAnsiTheme="minorHAnsi"/>
              </w:rPr>
              <w:t xml:space="preserve">Text is extracted and chunked from all supported </w:t>
            </w:r>
            <w:proofErr w:type="gramStart"/>
            <w:r w:rsidRPr="006A27E9">
              <w:rPr>
                <w:rFonts w:asciiTheme="minorHAnsi" w:hAnsiTheme="minorHAnsi"/>
              </w:rPr>
              <w:t>formats (.</w:t>
            </w:r>
            <w:proofErr w:type="gramEnd"/>
            <w:r w:rsidRPr="006A27E9">
              <w:rPr>
                <w:rFonts w:asciiTheme="minorHAnsi" w:hAnsiTheme="minorHAnsi"/>
              </w:rPr>
              <w:t>pdf, .docx, .doc, .txt, .md).</w:t>
            </w:r>
          </w:p>
          <w:p w14:paraId="6E6078F0" w14:textId="77777777" w:rsidR="00253EED" w:rsidRPr="006A27E9" w:rsidRDefault="00253EED" w:rsidP="00951BF5">
            <w:pPr>
              <w:pStyle w:val="ListBullet"/>
              <w:numPr>
                <w:ilvl w:val="0"/>
                <w:numId w:val="18"/>
              </w:numPr>
              <w:spacing w:line="240" w:lineRule="auto"/>
              <w:rPr>
                <w:rFonts w:asciiTheme="minorHAnsi" w:hAnsiTheme="minorHAnsi"/>
              </w:rPr>
            </w:pPr>
            <w:r w:rsidRPr="006A27E9">
              <w:rPr>
                <w:rFonts w:asciiTheme="minorHAnsi" w:hAnsiTheme="minorHAnsi"/>
              </w:rPr>
              <w:t>Document type is selectable per file from a predefined list of 9 types.</w:t>
            </w:r>
          </w:p>
          <w:p w14:paraId="060C8009" w14:textId="77777777" w:rsidR="00253EED" w:rsidRPr="006A27E9" w:rsidRDefault="00253EED" w:rsidP="00951BF5">
            <w:pPr>
              <w:pStyle w:val="ListBullet"/>
              <w:numPr>
                <w:ilvl w:val="0"/>
                <w:numId w:val="18"/>
              </w:numPr>
              <w:spacing w:line="240" w:lineRule="auto"/>
              <w:rPr>
                <w:rFonts w:asciiTheme="minorHAnsi" w:hAnsiTheme="minorHAnsi"/>
              </w:rPr>
            </w:pPr>
            <w:r w:rsidRPr="006A27E9">
              <w:rPr>
                <w:rFonts w:asciiTheme="minorHAnsi" w:hAnsiTheme="minorHAnsi"/>
              </w:rPr>
              <w:t>Unsupported file types are rejected with an informative error message.</w:t>
            </w:r>
          </w:p>
          <w:p w14:paraId="28987BAA" w14:textId="77777777" w:rsidR="00253EED" w:rsidRPr="006A27E9" w:rsidRDefault="00253EED" w:rsidP="00951BF5">
            <w:pPr>
              <w:pStyle w:val="ListBullet"/>
              <w:numPr>
                <w:ilvl w:val="0"/>
                <w:numId w:val="18"/>
              </w:numPr>
              <w:spacing w:line="240" w:lineRule="auto"/>
              <w:rPr>
                <w:rFonts w:asciiTheme="minorHAnsi" w:hAnsiTheme="minorHAnsi"/>
              </w:rPr>
            </w:pPr>
            <w:r w:rsidRPr="006A27E9">
              <w:rPr>
                <w:rFonts w:asciiTheme="minorHAnsi" w:hAnsiTheme="minorHAnsi"/>
              </w:rPr>
              <w:t>Uploaded files are accessible in the Document Viewer tab.</w:t>
            </w:r>
          </w:p>
          <w:p w14:paraId="7EB26277" w14:textId="77777777" w:rsidR="009B6575" w:rsidRDefault="009D29D6" w:rsidP="009D29D6">
            <w:pPr>
              <w:rPr>
                <w:ins w:id="46" w:author="Laith Mufti" w:date="2026-04-10T12:51:00Z" w16du:dateUtc="2026-04-10T08:51:00Z"/>
                <w:b/>
                <w:bCs/>
              </w:rPr>
            </w:pPr>
            <w:ins w:id="47" w:author="Laith Mufti" w:date="2026-04-10T12:51:00Z" w16du:dateUtc="2026-04-10T08:51:00Z">
              <w:r w:rsidRPr="009D29D6">
                <w:rPr>
                  <w:b/>
                  <w:bCs/>
                  <w:rPrChange w:id="48" w:author="Laith Mufti" w:date="2026-04-10T12:51:00Z" w16du:dateUtc="2026-04-10T08:51:00Z">
                    <w:rPr/>
                  </w:rPrChange>
                </w:rPr>
                <w:t>Acceptance Criteria (XLSX, CSV):</w:t>
              </w:r>
            </w:ins>
          </w:p>
          <w:p w14:paraId="57329CCE" w14:textId="77777777" w:rsidR="009D29D6" w:rsidRPr="00FC448B" w:rsidRDefault="00AE0150" w:rsidP="009D29D6">
            <w:pPr>
              <w:pStyle w:val="ListParagraph"/>
              <w:numPr>
                <w:ilvl w:val="0"/>
                <w:numId w:val="18"/>
              </w:numPr>
              <w:rPr>
                <w:ins w:id="49" w:author="Laith Mufti" w:date="2026-04-10T12:51:00Z" w16du:dateUtc="2026-04-10T08:51:00Z"/>
                <w:b/>
                <w:bCs/>
                <w:sz w:val="22"/>
                <w:szCs w:val="22"/>
                <w:rPrChange w:id="50" w:author="Laith Mufti" w:date="2026-04-10T12:53:00Z" w16du:dateUtc="2026-04-10T08:53:00Z">
                  <w:rPr>
                    <w:ins w:id="51" w:author="Laith Mufti" w:date="2026-04-10T12:51:00Z" w16du:dateUtc="2026-04-10T08:51:00Z"/>
                  </w:rPr>
                </w:rPrChange>
              </w:rPr>
            </w:pPr>
            <w:ins w:id="52" w:author="Laith Mufti" w:date="2026-04-10T12:51:00Z" w16du:dateUtc="2026-04-10T08:51:00Z">
              <w:r w:rsidRPr="00FC448B">
                <w:rPr>
                  <w:sz w:val="22"/>
                  <w:szCs w:val="22"/>
                  <w:rPrChange w:id="53" w:author="Laith Mufti" w:date="2026-04-10T12:53:00Z" w16du:dateUtc="2026-04-10T08:53:00Z">
                    <w:rPr/>
                  </w:rPrChange>
                </w:rPr>
                <w:t>XLSX and CSV files can be uploaded and parsed</w:t>
              </w:r>
            </w:ins>
          </w:p>
          <w:p w14:paraId="0C9A1DA0" w14:textId="37CC4ECD" w:rsidR="00FC448B" w:rsidRPr="00FC448B" w:rsidRDefault="00AE0150" w:rsidP="00AE0150">
            <w:pPr>
              <w:pStyle w:val="ListParagraph"/>
              <w:numPr>
                <w:ilvl w:val="0"/>
                <w:numId w:val="18"/>
              </w:numPr>
              <w:rPr>
                <w:ins w:id="54" w:author="Laith Mufti" w:date="2026-04-10T12:53:00Z" w16du:dateUtc="2026-04-10T08:53:00Z"/>
                <w:sz w:val="22"/>
                <w:szCs w:val="22"/>
                <w:rPrChange w:id="55" w:author="Laith Mufti" w:date="2026-04-10T12:53:00Z" w16du:dateUtc="2026-04-10T08:53:00Z">
                  <w:rPr>
                    <w:ins w:id="56" w:author="Laith Mufti" w:date="2026-04-10T12:53:00Z" w16du:dateUtc="2026-04-10T08:53:00Z"/>
                  </w:rPr>
                </w:rPrChange>
              </w:rPr>
            </w:pPr>
            <w:ins w:id="57" w:author="Laith Mufti" w:date="2026-04-10T12:52:00Z" w16du:dateUtc="2026-04-10T08:52:00Z">
              <w:r w:rsidRPr="00FC448B">
                <w:rPr>
                  <w:sz w:val="22"/>
                  <w:szCs w:val="22"/>
                  <w:rPrChange w:id="58" w:author="Laith Mufti" w:date="2026-04-10T12:53:00Z" w16du:dateUtc="2026-04-10T08:53:00Z">
                    <w:rPr/>
                  </w:rPrChange>
                </w:rPr>
                <w:t>Users can map columns to entity and transaction fields via mapping interface</w:t>
              </w:r>
            </w:ins>
          </w:p>
          <w:p w14:paraId="02C56B32" w14:textId="5A9476B0" w:rsidR="00AE0150" w:rsidRPr="00FC448B" w:rsidRDefault="00AE0150" w:rsidP="00AE0150">
            <w:pPr>
              <w:pStyle w:val="ListParagraph"/>
              <w:numPr>
                <w:ilvl w:val="0"/>
                <w:numId w:val="18"/>
              </w:numPr>
              <w:rPr>
                <w:ins w:id="59" w:author="Laith Mufti" w:date="2026-04-10T12:52:00Z" w16du:dateUtc="2026-04-10T08:52:00Z"/>
                <w:sz w:val="22"/>
                <w:szCs w:val="22"/>
                <w:rPrChange w:id="60" w:author="Laith Mufti" w:date="2026-04-10T12:53:00Z" w16du:dateUtc="2026-04-10T08:53:00Z">
                  <w:rPr>
                    <w:ins w:id="61" w:author="Laith Mufti" w:date="2026-04-10T12:52:00Z" w16du:dateUtc="2026-04-10T08:52:00Z"/>
                    <w:b/>
                    <w:bCs/>
                  </w:rPr>
                </w:rPrChange>
              </w:rPr>
            </w:pPr>
            <w:ins w:id="62" w:author="Laith Mufti" w:date="2026-04-10T12:52:00Z" w16du:dateUtc="2026-04-10T08:52:00Z">
              <w:r w:rsidRPr="00FC448B">
                <w:rPr>
                  <w:sz w:val="22"/>
                  <w:szCs w:val="22"/>
                  <w:rPrChange w:id="63" w:author="Laith Mufti" w:date="2026-04-10T12:53:00Z" w16du:dateUtc="2026-04-10T08:53:00Z">
                    <w:rPr>
                      <w:b/>
                      <w:bCs/>
                    </w:rPr>
                  </w:rPrChange>
                </w:rPr>
                <w:t>Transactional edges are created between counterpart nodes</w:t>
              </w:r>
            </w:ins>
          </w:p>
          <w:p w14:paraId="1A09AF10" w14:textId="77777777" w:rsidR="00AE0150" w:rsidRPr="00FC448B" w:rsidRDefault="00AE0150" w:rsidP="009D29D6">
            <w:pPr>
              <w:pStyle w:val="ListParagraph"/>
              <w:numPr>
                <w:ilvl w:val="0"/>
                <w:numId w:val="18"/>
              </w:numPr>
              <w:rPr>
                <w:ins w:id="64" w:author="Laith Mufti" w:date="2026-04-10T12:53:00Z" w16du:dateUtc="2026-04-10T08:53:00Z"/>
                <w:rPrChange w:id="65" w:author="Laith Mufti" w:date="2026-04-10T12:53:00Z" w16du:dateUtc="2026-04-10T08:53:00Z">
                  <w:rPr>
                    <w:ins w:id="66" w:author="Laith Mufti" w:date="2026-04-10T12:53:00Z" w16du:dateUtc="2026-04-10T08:53:00Z"/>
                    <w:sz w:val="22"/>
                    <w:szCs w:val="22"/>
                  </w:rPr>
                </w:rPrChange>
              </w:rPr>
            </w:pPr>
            <w:ins w:id="67" w:author="Laith Mufti" w:date="2026-04-10T12:52:00Z" w16du:dateUtc="2026-04-10T08:52:00Z">
              <w:r w:rsidRPr="00FC448B">
                <w:rPr>
                  <w:sz w:val="22"/>
                  <w:szCs w:val="22"/>
                  <w:rPrChange w:id="68" w:author="Laith Mufti" w:date="2026-04-10T12:53:00Z" w16du:dateUtc="2026-04-10T08:53:00Z">
                    <w:rPr>
                      <w:b/>
                      <w:bCs/>
                    </w:rPr>
                  </w:rPrChange>
                </w:rPr>
                <w:t>Aggregated view summaries total value and count per counterparty pair</w:t>
              </w:r>
            </w:ins>
          </w:p>
          <w:p w14:paraId="4B44598C" w14:textId="17E94ED5" w:rsidR="00FC448B" w:rsidRPr="00AE0150" w:rsidRDefault="00FC448B">
            <w:pPr>
              <w:ind w:left="360"/>
              <w:pPrChange w:id="69" w:author="Laith Mufti" w:date="2026-04-10T12:53:00Z" w16du:dateUtc="2026-04-10T08:53:00Z">
                <w:pPr/>
              </w:pPrChange>
            </w:pPr>
          </w:p>
        </w:tc>
      </w:tr>
    </w:tbl>
    <w:p w14:paraId="6E2741A7" w14:textId="5B9527F2" w:rsidR="00B85A6E" w:rsidRDefault="00B85A6E" w:rsidP="00B85A6E"/>
    <w:p w14:paraId="72FA962B" w14:textId="6E27F419" w:rsidR="002434AF" w:rsidRDefault="000B54C3" w:rsidP="00253EED">
      <w:pPr>
        <w:pStyle w:val="Heading2"/>
      </w:pPr>
      <w:bookmarkStart w:id="70" w:name="_Toc226039376"/>
      <w:commentRangeStart w:id="71"/>
      <w:commentRangeStart w:id="72"/>
      <w:commentRangeStart w:id="73"/>
      <w:r>
        <w:t xml:space="preserve">5.2 </w:t>
      </w:r>
      <w:r w:rsidR="00253EED">
        <w:t>3-Pass AI Extraction Pipeline</w:t>
      </w:r>
      <w:bookmarkEnd w:id="70"/>
      <w:r w:rsidR="00540C90">
        <w:t xml:space="preserve"> </w:t>
      </w:r>
      <w:commentRangeEnd w:id="71"/>
      <w:r w:rsidR="00B870EC">
        <w:rPr>
          <w:rStyle w:val="CommentReference"/>
          <w:rFonts w:asciiTheme="minorHAnsi" w:eastAsiaTheme="minorHAnsi" w:hAnsiTheme="minorHAnsi" w:cstheme="minorBidi"/>
          <w:color w:val="auto"/>
        </w:rPr>
        <w:commentReference w:id="71"/>
      </w:r>
      <w:commentRangeEnd w:id="72"/>
      <w:r w:rsidR="00E5743C">
        <w:rPr>
          <w:rStyle w:val="CommentReference"/>
          <w:rFonts w:asciiTheme="minorHAnsi" w:eastAsiaTheme="minorHAnsi" w:hAnsiTheme="minorHAnsi" w:cstheme="minorBidi"/>
          <w:color w:val="auto"/>
        </w:rPr>
        <w:commentReference w:id="72"/>
      </w:r>
      <w:commentRangeEnd w:id="73"/>
      <w:r w:rsidR="00B17972">
        <w:rPr>
          <w:rStyle w:val="CommentReference"/>
          <w:rFonts w:asciiTheme="minorHAnsi" w:eastAsiaTheme="minorHAnsi" w:hAnsiTheme="minorHAnsi" w:cstheme="minorBidi"/>
          <w:color w:val="auto"/>
        </w:rPr>
        <w:commentReference w:id="73"/>
      </w:r>
    </w:p>
    <w:tbl>
      <w:tblPr>
        <w:tblStyle w:val="TableGrid"/>
        <w:tblW w:w="0" w:type="auto"/>
        <w:tblLook w:val="04A0" w:firstRow="1" w:lastRow="0" w:firstColumn="1" w:lastColumn="0" w:noHBand="0" w:noVBand="1"/>
      </w:tblPr>
      <w:tblGrid>
        <w:gridCol w:w="9040"/>
      </w:tblGrid>
      <w:tr w:rsidR="002434AF" w14:paraId="61E8678D" w14:textId="77777777">
        <w:tc>
          <w:tcPr>
            <w:tcW w:w="9050" w:type="dxa"/>
          </w:tcPr>
          <w:p w14:paraId="125FE6E9" w14:textId="77777777" w:rsidR="002434AF" w:rsidRDefault="000B54C3">
            <w:r>
              <w:rPr>
                <w:b/>
              </w:rPr>
              <w:t>Description:</w:t>
            </w:r>
          </w:p>
          <w:p w14:paraId="1183F2FE" w14:textId="68CEBA62" w:rsidR="009B6575" w:rsidDel="00E9555A" w:rsidRDefault="00253EED" w:rsidP="00E9555A">
            <w:pPr>
              <w:rPr>
                <w:del w:id="74" w:author="Laith Mufti" w:date="2026-04-10T13:02:00Z" w16du:dateUtc="2026-04-10T09:02:00Z"/>
                <w:sz w:val="22"/>
                <w:szCs w:val="22"/>
              </w:rPr>
            </w:pPr>
            <w:r w:rsidRPr="006A27E9">
              <w:rPr>
                <w:sz w:val="22"/>
                <w:szCs w:val="22"/>
              </w:rPr>
              <w:t xml:space="preserve">The system shall process uploaded documents through a 3-pass AI pipeline: Pass 1 (Quick Extract) performs parallel chunk-level entity and relationship extraction using document-type-specific prompts. Pass 2 (Cross-Reference) resolves entity duplicates across documents and discovers missing relationships. Pass 3 (Validate &amp; Score) assigns confidence scores (1–10) with reasoned explanations to each extraction. </w:t>
            </w:r>
            <w:ins w:id="75" w:author="Laith Mufti" w:date="2026-04-10T12:55:00Z" w16du:dateUtc="2026-04-10T08:55:00Z">
              <w:r w:rsidR="00CE6967" w:rsidRPr="00CE6967">
                <w:rPr>
                  <w:sz w:val="22"/>
                  <w:szCs w:val="22"/>
                </w:rPr>
                <w:t>The pipeline supports incremental processing: users may upload an initial document set, review the baseline graph, and subsequently upload additional documents to augment the graph.</w:t>
              </w:r>
            </w:ins>
          </w:p>
          <w:p w14:paraId="042A32B8" w14:textId="45F3F202" w:rsidR="002A080C" w:rsidRDefault="002A080C" w:rsidP="00E9555A"/>
        </w:tc>
      </w:tr>
      <w:tr w:rsidR="002434AF" w14:paraId="19838A01" w14:textId="77777777">
        <w:tc>
          <w:tcPr>
            <w:tcW w:w="9050" w:type="dxa"/>
          </w:tcPr>
          <w:p w14:paraId="2BD97A98" w14:textId="77777777" w:rsidR="002434AF" w:rsidRDefault="000B54C3">
            <w:r>
              <w:rPr>
                <w:b/>
              </w:rPr>
              <w:t>Acceptance Criteria:</w:t>
            </w:r>
          </w:p>
          <w:p w14:paraId="17FE2A33" w14:textId="77777777" w:rsidR="00253EED" w:rsidRPr="006A27E9" w:rsidRDefault="00253EED" w:rsidP="00951BF5">
            <w:pPr>
              <w:pStyle w:val="ListBullet"/>
              <w:numPr>
                <w:ilvl w:val="0"/>
                <w:numId w:val="20"/>
              </w:numPr>
              <w:spacing w:line="240" w:lineRule="auto"/>
              <w:rPr>
                <w:rFonts w:asciiTheme="minorHAnsi" w:hAnsiTheme="minorHAnsi"/>
              </w:rPr>
            </w:pPr>
            <w:r w:rsidRPr="006A27E9">
              <w:rPr>
                <w:rFonts w:asciiTheme="minorHAnsi" w:hAnsiTheme="minorHAnsi"/>
              </w:rPr>
              <w:t>Entities and relationships are extracted with confidence scores and source references.</w:t>
            </w:r>
          </w:p>
          <w:p w14:paraId="0CA5A53F" w14:textId="77777777" w:rsidR="00253EED" w:rsidRPr="006A27E9" w:rsidRDefault="00253EED" w:rsidP="00951BF5">
            <w:pPr>
              <w:pStyle w:val="ListBullet"/>
              <w:numPr>
                <w:ilvl w:val="0"/>
                <w:numId w:val="20"/>
              </w:numPr>
              <w:spacing w:line="240" w:lineRule="auto"/>
              <w:rPr>
                <w:rFonts w:asciiTheme="minorHAnsi" w:hAnsiTheme="minorHAnsi"/>
              </w:rPr>
            </w:pPr>
            <w:r w:rsidRPr="006A27E9">
              <w:rPr>
                <w:rFonts w:asciiTheme="minorHAnsi" w:hAnsiTheme="minorHAnsi"/>
              </w:rPr>
              <w:t>Pipeline progress is visible to the user (current pass and item count).</w:t>
            </w:r>
          </w:p>
          <w:p w14:paraId="0F8E4043" w14:textId="77777777" w:rsidR="00253EED" w:rsidRPr="006A27E9" w:rsidRDefault="00253EED" w:rsidP="00951BF5">
            <w:pPr>
              <w:pStyle w:val="ListBullet"/>
              <w:numPr>
                <w:ilvl w:val="0"/>
                <w:numId w:val="20"/>
              </w:numPr>
              <w:spacing w:line="240" w:lineRule="auto"/>
              <w:rPr>
                <w:rFonts w:asciiTheme="minorHAnsi" w:hAnsiTheme="minorHAnsi"/>
              </w:rPr>
            </w:pPr>
            <w:r w:rsidRPr="006A27E9">
              <w:rPr>
                <w:rFonts w:asciiTheme="minorHAnsi" w:hAnsiTheme="minorHAnsi"/>
              </w:rPr>
              <w:t>Up to 5 concurrent LLM calls are processed in parallel during Pass 1.</w:t>
            </w:r>
          </w:p>
          <w:p w14:paraId="5F440408" w14:textId="77777777" w:rsidR="00253EED" w:rsidRPr="006A27E9" w:rsidRDefault="00253EED" w:rsidP="00951BF5">
            <w:pPr>
              <w:pStyle w:val="ListBullet"/>
              <w:numPr>
                <w:ilvl w:val="0"/>
                <w:numId w:val="20"/>
              </w:numPr>
              <w:spacing w:line="240" w:lineRule="auto"/>
              <w:rPr>
                <w:rFonts w:asciiTheme="minorHAnsi" w:hAnsiTheme="minorHAnsi"/>
              </w:rPr>
            </w:pPr>
            <w:r w:rsidRPr="006A27E9">
              <w:rPr>
                <w:rFonts w:asciiTheme="minorHAnsi" w:hAnsiTheme="minorHAnsi"/>
              </w:rPr>
              <w:t>Cross-document entity resolution produces merge mappings in Pass 2.</w:t>
            </w:r>
          </w:p>
          <w:p w14:paraId="4F5BA1DD" w14:textId="77777777" w:rsidR="00253EED" w:rsidRPr="006A27E9" w:rsidRDefault="00253EED" w:rsidP="00951BF5">
            <w:pPr>
              <w:pStyle w:val="ListBullet"/>
              <w:numPr>
                <w:ilvl w:val="0"/>
                <w:numId w:val="20"/>
              </w:numPr>
              <w:spacing w:line="240" w:lineRule="auto"/>
              <w:rPr>
                <w:rFonts w:asciiTheme="minorHAnsi" w:hAnsiTheme="minorHAnsi"/>
              </w:rPr>
            </w:pPr>
            <w:r w:rsidRPr="006A27E9">
              <w:rPr>
                <w:rFonts w:asciiTheme="minorHAnsi" w:hAnsiTheme="minorHAnsi"/>
              </w:rPr>
              <w:t>Each extraction includes a confidence score (1–10) and a human-readable reason in Pass 3.</w:t>
            </w:r>
          </w:p>
          <w:p w14:paraId="08E6CE43" w14:textId="77777777" w:rsidR="009B6575" w:rsidRDefault="009B6575" w:rsidP="009B6575">
            <w:pPr>
              <w:pStyle w:val="ListParagraph"/>
            </w:pPr>
          </w:p>
        </w:tc>
      </w:tr>
    </w:tbl>
    <w:p w14:paraId="04DF94A3" w14:textId="042A67C7" w:rsidR="00B85A6E" w:rsidRDefault="00B85A6E" w:rsidP="00B85A6E"/>
    <w:p w14:paraId="71174ECA" w14:textId="77777777" w:rsidR="006F75C2" w:rsidRDefault="006F75C2" w:rsidP="00B85A6E"/>
    <w:p w14:paraId="6651FB8A" w14:textId="3AE84E4A" w:rsidR="002434AF" w:rsidRPr="00111E77" w:rsidRDefault="000B54C3">
      <w:pPr>
        <w:pStyle w:val="Heading2"/>
      </w:pPr>
      <w:bookmarkStart w:id="76" w:name="_Toc226039377"/>
      <w:commentRangeStart w:id="77"/>
      <w:commentRangeStart w:id="78"/>
      <w:commentRangeStart w:id="79"/>
      <w:commentRangeStart w:id="80"/>
      <w:commentRangeStart w:id="81"/>
      <w:commentRangeStart w:id="82"/>
      <w:commentRangeStart w:id="83"/>
      <w:r w:rsidRPr="00111E77">
        <w:t xml:space="preserve">5.3 </w:t>
      </w:r>
      <w:r w:rsidR="00253EED">
        <w:t>Entity Deduplication &amp; Graph Construction</w:t>
      </w:r>
      <w:bookmarkEnd w:id="76"/>
      <w:commentRangeEnd w:id="77"/>
      <w:r w:rsidR="00B870EC">
        <w:rPr>
          <w:rStyle w:val="CommentReference"/>
          <w:rFonts w:asciiTheme="minorHAnsi" w:eastAsiaTheme="minorHAnsi" w:hAnsiTheme="minorHAnsi" w:cstheme="minorBidi"/>
          <w:color w:val="auto"/>
        </w:rPr>
        <w:commentReference w:id="77"/>
      </w:r>
      <w:commentRangeEnd w:id="78"/>
      <w:commentRangeEnd w:id="79"/>
      <w:r w:rsidR="00EB5FF1">
        <w:rPr>
          <w:rStyle w:val="CommentReference"/>
          <w:rFonts w:asciiTheme="minorHAnsi" w:eastAsiaTheme="minorHAnsi" w:hAnsiTheme="minorHAnsi" w:cstheme="minorBidi"/>
          <w:color w:val="auto"/>
        </w:rPr>
        <w:commentReference w:id="78"/>
      </w:r>
      <w:commentRangeEnd w:id="82"/>
      <w:r w:rsidR="00B17972">
        <w:rPr>
          <w:rStyle w:val="CommentReference"/>
          <w:rFonts w:asciiTheme="minorHAnsi" w:eastAsiaTheme="minorHAnsi" w:hAnsiTheme="minorHAnsi" w:cstheme="minorBidi"/>
          <w:color w:val="auto"/>
        </w:rPr>
        <w:commentReference w:id="82"/>
      </w:r>
      <w:r w:rsidR="000969DA">
        <w:rPr>
          <w:rStyle w:val="CommentReference"/>
          <w:rFonts w:asciiTheme="minorHAnsi" w:eastAsiaTheme="minorHAnsi" w:hAnsiTheme="minorHAnsi" w:cstheme="minorBidi"/>
          <w:color w:val="auto"/>
        </w:rPr>
        <w:commentReference w:id="79"/>
      </w:r>
      <w:commentRangeEnd w:id="80"/>
      <w:r w:rsidR="000969DA">
        <w:rPr>
          <w:rStyle w:val="CommentReference"/>
          <w:rFonts w:asciiTheme="minorHAnsi" w:eastAsiaTheme="minorHAnsi" w:hAnsiTheme="minorHAnsi" w:cstheme="minorBidi"/>
          <w:color w:val="auto"/>
        </w:rPr>
        <w:commentReference w:id="80"/>
      </w:r>
      <w:commentRangeEnd w:id="81"/>
      <w:r w:rsidR="00CE087E">
        <w:rPr>
          <w:rStyle w:val="CommentReference"/>
          <w:rFonts w:asciiTheme="minorHAnsi" w:eastAsiaTheme="minorHAnsi" w:hAnsiTheme="minorHAnsi" w:cstheme="minorBidi"/>
          <w:color w:val="auto"/>
        </w:rPr>
        <w:commentReference w:id="81"/>
      </w:r>
      <w:commentRangeEnd w:id="83"/>
      <w:r w:rsidR="00B17972">
        <w:rPr>
          <w:rStyle w:val="CommentReference"/>
          <w:rFonts w:asciiTheme="minorHAnsi" w:eastAsiaTheme="minorHAnsi" w:hAnsiTheme="minorHAnsi" w:cstheme="minorBidi"/>
          <w:color w:val="auto"/>
        </w:rPr>
        <w:commentReference w:id="83"/>
      </w:r>
    </w:p>
    <w:tbl>
      <w:tblPr>
        <w:tblStyle w:val="TableGrid"/>
        <w:tblW w:w="0" w:type="auto"/>
        <w:tblLook w:val="04A0" w:firstRow="1" w:lastRow="0" w:firstColumn="1" w:lastColumn="0" w:noHBand="0" w:noVBand="1"/>
      </w:tblPr>
      <w:tblGrid>
        <w:gridCol w:w="9040"/>
      </w:tblGrid>
      <w:tr w:rsidR="002434AF" w:rsidRPr="00111E77" w14:paraId="7B8ADE0F" w14:textId="77777777">
        <w:tc>
          <w:tcPr>
            <w:tcW w:w="9050" w:type="dxa"/>
          </w:tcPr>
          <w:p w14:paraId="722BB94B" w14:textId="77777777" w:rsidR="002434AF" w:rsidRPr="00111E77" w:rsidRDefault="000B54C3">
            <w:r w:rsidRPr="00111E77">
              <w:rPr>
                <w:b/>
              </w:rPr>
              <w:t>Description:</w:t>
            </w:r>
          </w:p>
          <w:p w14:paraId="721A5409" w14:textId="7572ED0D" w:rsidR="00253EED" w:rsidRPr="006A27E9" w:rsidRDefault="00253EED" w:rsidP="00253EED">
            <w:pPr>
              <w:rPr>
                <w:sz w:val="22"/>
                <w:szCs w:val="22"/>
              </w:rPr>
            </w:pPr>
            <w:r w:rsidRPr="006A27E9">
              <w:rPr>
                <w:sz w:val="22"/>
                <w:szCs w:val="22"/>
              </w:rPr>
              <w:t>The system shall deduplicate entities using fuzzy string matching (</w:t>
            </w:r>
            <w:proofErr w:type="spellStart"/>
            <w:r w:rsidRPr="006A27E9">
              <w:rPr>
                <w:sz w:val="22"/>
                <w:szCs w:val="22"/>
              </w:rPr>
              <w:t>SequenceMatcher</w:t>
            </w:r>
            <w:proofErr w:type="spellEnd"/>
            <w:r w:rsidRPr="006A27E9">
              <w:rPr>
                <w:sz w:val="22"/>
                <w:szCs w:val="22"/>
              </w:rPr>
              <w:t>) with a configurable similarity threshold. After deduplication, relationship IDs are remapped and self-loops are removed. The resulting entities and relationships are stored in the in-memory graph.</w:t>
            </w:r>
          </w:p>
          <w:p w14:paraId="5AB4573E" w14:textId="5A4D5460" w:rsidR="002434AF" w:rsidRPr="002C689D" w:rsidRDefault="00990360">
            <w:pPr>
              <w:rPr>
                <w:sz w:val="22"/>
                <w:szCs w:val="22"/>
                <w:rPrChange w:id="84" w:author="Laith Mufti" w:date="2026-04-10T13:07:00Z" w16du:dateUtc="2026-04-10T09:07:00Z">
                  <w:rPr/>
                </w:rPrChange>
              </w:rPr>
            </w:pPr>
            <w:ins w:id="85" w:author="Laith Mufti" w:date="2026-04-10T13:06:00Z" w16du:dateUtc="2026-04-10T09:06:00Z">
              <w:r w:rsidRPr="002C689D">
                <w:rPr>
                  <w:sz w:val="22"/>
                  <w:szCs w:val="22"/>
                  <w:rPrChange w:id="86" w:author="Laith Mufti" w:date="2026-04-10T13:07:00Z" w16du:dateUtc="2026-04-10T09:07:00Z">
                    <w:rPr/>
                  </w:rPrChange>
                </w:rPr>
                <w:t>In addition</w:t>
              </w:r>
              <w:r w:rsidR="00B7781F" w:rsidRPr="002C689D">
                <w:rPr>
                  <w:sz w:val="22"/>
                  <w:szCs w:val="22"/>
                  <w:rPrChange w:id="87" w:author="Laith Mufti" w:date="2026-04-10T13:07:00Z" w16du:dateUtc="2026-04-10T09:07:00Z">
                    <w:rPr/>
                  </w:rPrChange>
                </w:rPr>
                <w:t xml:space="preserve"> to automated </w:t>
              </w:r>
              <w:proofErr w:type="gramStart"/>
              <w:r w:rsidR="00B7781F" w:rsidRPr="002C689D">
                <w:rPr>
                  <w:sz w:val="22"/>
                  <w:szCs w:val="22"/>
                  <w:rPrChange w:id="88" w:author="Laith Mufti" w:date="2026-04-10T13:07:00Z" w16du:dateUtc="2026-04-10T09:07:00Z">
                    <w:rPr/>
                  </w:rPrChange>
                </w:rPr>
                <w:t>deduplication</w:t>
              </w:r>
              <w:proofErr w:type="gramEnd"/>
              <w:r w:rsidR="00B7781F" w:rsidRPr="002C689D">
                <w:rPr>
                  <w:sz w:val="22"/>
                  <w:szCs w:val="22"/>
                  <w:rPrChange w:id="89" w:author="Laith Mufti" w:date="2026-04-10T13:07:00Z" w16du:dateUtc="2026-04-10T09:07:00Z">
                    <w:rPr/>
                  </w:rPrChange>
                </w:rPr>
                <w:t xml:space="preserve">, the system shall support manual </w:t>
              </w:r>
              <w:proofErr w:type="gramStart"/>
              <w:r w:rsidR="00B7781F" w:rsidRPr="002C689D">
                <w:rPr>
                  <w:sz w:val="22"/>
                  <w:szCs w:val="22"/>
                  <w:rPrChange w:id="90" w:author="Laith Mufti" w:date="2026-04-10T13:07:00Z" w16du:dateUtc="2026-04-10T09:07:00Z">
                    <w:rPr/>
                  </w:rPrChange>
                </w:rPr>
                <w:t>merge</w:t>
              </w:r>
              <w:proofErr w:type="gramEnd"/>
              <w:r w:rsidR="00B7781F" w:rsidRPr="002C689D">
                <w:rPr>
                  <w:sz w:val="22"/>
                  <w:szCs w:val="22"/>
                  <w:rPrChange w:id="91" w:author="Laith Mufti" w:date="2026-04-10T13:07:00Z" w16du:dateUtc="2026-04-10T09:07:00Z">
                    <w:rPr/>
                  </w:rPrChange>
                </w:rPr>
                <w:t xml:space="preserve"> of two selected nodes. </w:t>
              </w:r>
              <w:r w:rsidR="002C689D" w:rsidRPr="002C689D">
                <w:rPr>
                  <w:sz w:val="22"/>
                  <w:szCs w:val="22"/>
                  <w:rPrChange w:id="92" w:author="Laith Mufti" w:date="2026-04-10T13:07:00Z" w16du:dateUtc="2026-04-10T09:07:00Z">
                    <w:rPr/>
                  </w:rPrChange>
                </w:rPr>
                <w:t xml:space="preserve">The extraction pipeline shall </w:t>
              </w:r>
            </w:ins>
            <w:ins w:id="93" w:author="Laith Mufti" w:date="2026-04-10T13:07:00Z" w16du:dateUtc="2026-04-10T09:07:00Z">
              <w:r w:rsidR="002C689D" w:rsidRPr="002C689D">
                <w:rPr>
                  <w:sz w:val="22"/>
                  <w:szCs w:val="22"/>
                  <w:rPrChange w:id="94" w:author="Laith Mufti" w:date="2026-04-10T13:07:00Z" w16du:dateUtc="2026-04-10T09:07:00Z">
                    <w:rPr/>
                  </w:rPrChange>
                </w:rPr>
                <w:t xml:space="preserve">identify familial relationships based on shared name </w:t>
              </w:r>
              <w:proofErr w:type="gramStart"/>
              <w:r w:rsidR="002C689D" w:rsidRPr="002C689D">
                <w:rPr>
                  <w:sz w:val="22"/>
                  <w:szCs w:val="22"/>
                  <w:rPrChange w:id="95" w:author="Laith Mufti" w:date="2026-04-10T13:07:00Z" w16du:dateUtc="2026-04-10T09:07:00Z">
                    <w:rPr/>
                  </w:rPrChange>
                </w:rPr>
                <w:t>components, and</w:t>
              </w:r>
              <w:proofErr w:type="gramEnd"/>
              <w:r w:rsidR="002C689D" w:rsidRPr="002C689D">
                <w:rPr>
                  <w:sz w:val="22"/>
                  <w:szCs w:val="22"/>
                  <w:rPrChange w:id="96" w:author="Laith Mufti" w:date="2026-04-10T13:07:00Z" w16du:dateUtc="2026-04-10T09:07:00Z">
                    <w:rPr/>
                  </w:rPrChange>
                </w:rPr>
                <w:t xml:space="preserve"> map them using the family</w:t>
              </w:r>
              <w:r w:rsidR="002C689D" w:rsidRPr="002C689D">
                <w:rPr>
                  <w:sz w:val="22"/>
                  <w:szCs w:val="22"/>
                  <w:rPrChange w:id="97" w:author="Laith Mufti" w:date="2026-04-10T13:07:00Z" w16du:dateUtc="2026-04-10T09:07:00Z">
                    <w:rPr>
                      <w:i/>
                      <w:iCs/>
                    </w:rPr>
                  </w:rPrChange>
                </w:rPr>
                <w:t xml:space="preserve"> </w:t>
              </w:r>
              <w:r w:rsidR="002C689D" w:rsidRPr="002C689D">
                <w:rPr>
                  <w:sz w:val="22"/>
                  <w:szCs w:val="22"/>
                  <w:rPrChange w:id="98" w:author="Laith Mufti" w:date="2026-04-10T13:07:00Z" w16du:dateUtc="2026-04-10T09:07:00Z">
                    <w:rPr/>
                  </w:rPrChange>
                </w:rPr>
                <w:t>type.</w:t>
              </w:r>
            </w:ins>
          </w:p>
          <w:p w14:paraId="12705C1F" w14:textId="77777777" w:rsidR="009B6575" w:rsidRPr="00111E77" w:rsidRDefault="009B6575"/>
        </w:tc>
      </w:tr>
      <w:tr w:rsidR="002434AF" w14:paraId="0D3AF3FF" w14:textId="77777777">
        <w:tc>
          <w:tcPr>
            <w:tcW w:w="9050" w:type="dxa"/>
          </w:tcPr>
          <w:p w14:paraId="1975EC9F" w14:textId="77777777" w:rsidR="002434AF" w:rsidRPr="00111E77" w:rsidRDefault="000B54C3">
            <w:r w:rsidRPr="00111E77">
              <w:rPr>
                <w:b/>
              </w:rPr>
              <w:t>Acceptance Criteria:</w:t>
            </w:r>
          </w:p>
          <w:p w14:paraId="33496988" w14:textId="77777777" w:rsidR="00253EED" w:rsidRPr="006A27E9" w:rsidRDefault="00253EED" w:rsidP="00951BF5">
            <w:pPr>
              <w:pStyle w:val="ListBullet"/>
              <w:numPr>
                <w:ilvl w:val="0"/>
                <w:numId w:val="21"/>
              </w:numPr>
              <w:spacing w:line="240" w:lineRule="auto"/>
              <w:rPr>
                <w:rFonts w:asciiTheme="minorHAnsi" w:hAnsiTheme="minorHAnsi"/>
                <w:color w:val="auto"/>
              </w:rPr>
            </w:pPr>
            <w:r w:rsidRPr="006A27E9">
              <w:rPr>
                <w:rFonts w:asciiTheme="minorHAnsi" w:hAnsiTheme="minorHAnsi"/>
                <w:color w:val="auto"/>
              </w:rPr>
              <w:t>Duplicate entities of the same type with names exceeding the similarity threshold (default 0.70) are merged.</w:t>
            </w:r>
          </w:p>
          <w:p w14:paraId="22624F50" w14:textId="77777777" w:rsidR="00253EED" w:rsidRPr="006A27E9" w:rsidRDefault="00253EED" w:rsidP="00951BF5">
            <w:pPr>
              <w:pStyle w:val="ListBullet"/>
              <w:numPr>
                <w:ilvl w:val="0"/>
                <w:numId w:val="21"/>
              </w:numPr>
              <w:spacing w:line="240" w:lineRule="auto"/>
              <w:rPr>
                <w:rFonts w:asciiTheme="minorHAnsi" w:hAnsiTheme="minorHAnsi"/>
                <w:color w:val="auto"/>
              </w:rPr>
            </w:pPr>
            <w:r w:rsidRPr="006A27E9">
              <w:rPr>
                <w:rFonts w:asciiTheme="minorHAnsi" w:hAnsiTheme="minorHAnsi"/>
                <w:color w:val="auto"/>
              </w:rPr>
              <w:t>Merged entities retain the highest confidence score and combine evidence and source references.</w:t>
            </w:r>
          </w:p>
          <w:p w14:paraId="30897FCA" w14:textId="34A76E4B" w:rsidR="00253EED" w:rsidRPr="006A27E9" w:rsidRDefault="00253EED" w:rsidP="00951BF5">
            <w:pPr>
              <w:pStyle w:val="ListBullet"/>
              <w:numPr>
                <w:ilvl w:val="0"/>
                <w:numId w:val="21"/>
              </w:numPr>
              <w:spacing w:line="240" w:lineRule="auto"/>
              <w:rPr>
                <w:rFonts w:asciiTheme="minorHAnsi" w:hAnsiTheme="minorHAnsi"/>
                <w:color w:val="auto"/>
              </w:rPr>
            </w:pPr>
            <w:r w:rsidRPr="006A27E9">
              <w:rPr>
                <w:rFonts w:asciiTheme="minorHAnsi" w:hAnsiTheme="minorHAnsi"/>
                <w:color w:val="auto"/>
              </w:rPr>
              <w:t xml:space="preserve">Relationships are </w:t>
            </w:r>
            <w:proofErr w:type="gramStart"/>
            <w:r w:rsidRPr="006A27E9">
              <w:rPr>
                <w:rFonts w:asciiTheme="minorHAnsi" w:hAnsiTheme="minorHAnsi"/>
                <w:color w:val="auto"/>
              </w:rPr>
              <w:t>remapped</w:t>
            </w:r>
            <w:proofErr w:type="gramEnd"/>
            <w:r w:rsidRPr="006A27E9">
              <w:rPr>
                <w:rFonts w:asciiTheme="minorHAnsi" w:hAnsiTheme="minorHAnsi"/>
                <w:color w:val="auto"/>
              </w:rPr>
              <w:t xml:space="preserve"> to surviving entity IDs after </w:t>
            </w:r>
            <w:proofErr w:type="gramStart"/>
            <w:r w:rsidRPr="006A27E9">
              <w:rPr>
                <w:rFonts w:asciiTheme="minorHAnsi" w:hAnsiTheme="minorHAnsi"/>
                <w:color w:val="auto"/>
              </w:rPr>
              <w:t>merge</w:t>
            </w:r>
            <w:proofErr w:type="gramEnd"/>
            <w:r w:rsidRPr="006A27E9">
              <w:rPr>
                <w:rFonts w:asciiTheme="minorHAnsi" w:hAnsiTheme="minorHAnsi"/>
                <w:color w:val="auto"/>
              </w:rPr>
              <w:t>.</w:t>
            </w:r>
          </w:p>
          <w:p w14:paraId="25F8260D" w14:textId="77777777" w:rsidR="00253EED" w:rsidRPr="006A27E9" w:rsidRDefault="00253EED" w:rsidP="00951BF5">
            <w:pPr>
              <w:pStyle w:val="ListBullet"/>
              <w:numPr>
                <w:ilvl w:val="0"/>
                <w:numId w:val="21"/>
              </w:numPr>
              <w:spacing w:line="240" w:lineRule="auto"/>
              <w:rPr>
                <w:rFonts w:asciiTheme="minorHAnsi" w:hAnsiTheme="minorHAnsi"/>
                <w:color w:val="auto"/>
              </w:rPr>
            </w:pPr>
            <w:r w:rsidRPr="006A27E9">
              <w:rPr>
                <w:rFonts w:asciiTheme="minorHAnsi" w:hAnsiTheme="minorHAnsi"/>
                <w:color w:val="auto"/>
              </w:rPr>
              <w:t xml:space="preserve">Self-referencing relationships created by </w:t>
            </w:r>
            <w:proofErr w:type="gramStart"/>
            <w:r w:rsidRPr="006A27E9">
              <w:rPr>
                <w:rFonts w:asciiTheme="minorHAnsi" w:hAnsiTheme="minorHAnsi"/>
                <w:color w:val="auto"/>
              </w:rPr>
              <w:t>merges</w:t>
            </w:r>
            <w:proofErr w:type="gramEnd"/>
            <w:r w:rsidRPr="006A27E9">
              <w:rPr>
                <w:rFonts w:asciiTheme="minorHAnsi" w:hAnsiTheme="minorHAnsi"/>
                <w:color w:val="auto"/>
              </w:rPr>
              <w:t xml:space="preserve"> are removed.</w:t>
            </w:r>
          </w:p>
          <w:p w14:paraId="3BD88702" w14:textId="77777777" w:rsidR="00253EED" w:rsidRDefault="00253EED" w:rsidP="00951BF5">
            <w:pPr>
              <w:pStyle w:val="ListBullet"/>
              <w:numPr>
                <w:ilvl w:val="0"/>
                <w:numId w:val="21"/>
              </w:numPr>
              <w:spacing w:line="240" w:lineRule="auto"/>
              <w:rPr>
                <w:ins w:id="99" w:author="Laith Mufti" w:date="2026-04-10T13:08:00Z" w16du:dateUtc="2026-04-10T09:08:00Z"/>
                <w:rFonts w:asciiTheme="minorHAnsi" w:hAnsiTheme="minorHAnsi"/>
                <w:color w:val="auto"/>
              </w:rPr>
            </w:pPr>
            <w:r w:rsidRPr="006A27E9">
              <w:rPr>
                <w:rFonts w:asciiTheme="minorHAnsi" w:hAnsiTheme="minorHAnsi"/>
                <w:color w:val="auto"/>
              </w:rPr>
              <w:t>Graph renders without orphan references.</w:t>
            </w:r>
          </w:p>
          <w:p w14:paraId="4D188BEB" w14:textId="2F0E9B75" w:rsidR="00501689" w:rsidRDefault="00A327B7" w:rsidP="00951BF5">
            <w:pPr>
              <w:pStyle w:val="ListBullet"/>
              <w:numPr>
                <w:ilvl w:val="0"/>
                <w:numId w:val="21"/>
              </w:numPr>
              <w:spacing w:line="240" w:lineRule="auto"/>
              <w:rPr>
                <w:ins w:id="100" w:author="Laith Mufti" w:date="2026-04-10T13:08:00Z" w16du:dateUtc="2026-04-10T09:08:00Z"/>
                <w:rFonts w:asciiTheme="minorHAnsi" w:hAnsiTheme="minorHAnsi"/>
                <w:color w:val="auto"/>
              </w:rPr>
            </w:pPr>
            <w:ins w:id="101" w:author="Laith Mufti" w:date="2026-04-10T13:08:00Z" w16du:dateUtc="2026-04-10T09:08:00Z">
              <w:r>
                <w:rPr>
                  <w:rFonts w:asciiTheme="minorHAnsi" w:hAnsiTheme="minorHAnsi"/>
                  <w:color w:val="auto"/>
                </w:rPr>
                <w:t xml:space="preserve">Manual node merge is available via </w:t>
              </w:r>
              <w:proofErr w:type="spellStart"/>
              <w:r>
                <w:rPr>
                  <w:rFonts w:asciiTheme="minorHAnsi" w:hAnsiTheme="minorHAnsi"/>
                  <w:color w:val="auto"/>
                </w:rPr>
                <w:t>Ctrl+Left-Click</w:t>
              </w:r>
              <w:proofErr w:type="spellEnd"/>
              <w:r>
                <w:rPr>
                  <w:rFonts w:asciiTheme="minorHAnsi" w:hAnsiTheme="minorHAnsi"/>
                  <w:color w:val="auto"/>
                </w:rPr>
                <w:t xml:space="preserve"> -&gt; Merge</w:t>
              </w:r>
            </w:ins>
          </w:p>
          <w:p w14:paraId="3ECDD36F" w14:textId="694B4A22" w:rsidR="00A327B7" w:rsidRDefault="00A327B7" w:rsidP="00951BF5">
            <w:pPr>
              <w:pStyle w:val="ListBullet"/>
              <w:numPr>
                <w:ilvl w:val="0"/>
                <w:numId w:val="21"/>
              </w:numPr>
              <w:spacing w:line="240" w:lineRule="auto"/>
              <w:rPr>
                <w:ins w:id="102" w:author="Laith Mufti" w:date="2026-04-10T13:09:00Z" w16du:dateUtc="2026-04-10T09:09:00Z"/>
                <w:rFonts w:asciiTheme="minorHAnsi" w:hAnsiTheme="minorHAnsi"/>
                <w:color w:val="auto"/>
              </w:rPr>
            </w:pPr>
            <w:ins w:id="103" w:author="Laith Mufti" w:date="2026-04-10T13:08:00Z" w16du:dateUtc="2026-04-10T09:08:00Z">
              <w:r>
                <w:rPr>
                  <w:rFonts w:asciiTheme="minorHAnsi" w:hAnsiTheme="minorHAnsi"/>
                  <w:color w:val="auto"/>
                </w:rPr>
                <w:t xml:space="preserve">Familial relationships </w:t>
              </w:r>
              <w:r w:rsidR="005556BA">
                <w:rPr>
                  <w:rFonts w:asciiTheme="minorHAnsi" w:hAnsiTheme="minorHAnsi"/>
                  <w:color w:val="auto"/>
                </w:rPr>
                <w:t>are identifi</w:t>
              </w:r>
            </w:ins>
            <w:ins w:id="104" w:author="Laith Mufti" w:date="2026-04-10T13:09:00Z" w16du:dateUtc="2026-04-10T09:09:00Z">
              <w:r w:rsidR="005556BA">
                <w:rPr>
                  <w:rFonts w:asciiTheme="minorHAnsi" w:hAnsiTheme="minorHAnsi"/>
                  <w:color w:val="auto"/>
                </w:rPr>
                <w:t>ed via prompt-engineering</w:t>
              </w:r>
            </w:ins>
          </w:p>
          <w:p w14:paraId="46C31BD8" w14:textId="5FED5EBE" w:rsidR="005556BA" w:rsidRDefault="005556BA" w:rsidP="00951BF5">
            <w:pPr>
              <w:pStyle w:val="ListBullet"/>
              <w:numPr>
                <w:ilvl w:val="0"/>
                <w:numId w:val="21"/>
              </w:numPr>
              <w:spacing w:line="240" w:lineRule="auto"/>
              <w:rPr>
                <w:ins w:id="105" w:author="Laith Mufti" w:date="2026-04-10T13:09:00Z" w16du:dateUtc="2026-04-10T09:09:00Z"/>
                <w:rFonts w:asciiTheme="minorHAnsi" w:hAnsiTheme="minorHAnsi"/>
                <w:color w:val="auto"/>
              </w:rPr>
            </w:pPr>
            <w:ins w:id="106" w:author="Laith Mufti" w:date="2026-04-10T13:09:00Z" w16du:dateUtc="2026-04-10T09:09:00Z">
              <w:r>
                <w:rPr>
                  <w:rFonts w:asciiTheme="minorHAnsi" w:hAnsiTheme="minorHAnsi"/>
                  <w:color w:val="auto"/>
                </w:rPr>
                <w:t xml:space="preserve">Conflicting information from multiple sources is preserved as separate evidence entries, the </w:t>
              </w:r>
              <w:r w:rsidR="00CD0763">
                <w:rPr>
                  <w:rFonts w:asciiTheme="minorHAnsi" w:hAnsiTheme="minorHAnsi"/>
                  <w:color w:val="auto"/>
                </w:rPr>
                <w:t>confidence reason notes discrepancies.</w:t>
              </w:r>
            </w:ins>
          </w:p>
          <w:p w14:paraId="46839AA0" w14:textId="0F69A58D" w:rsidR="00CD0763" w:rsidRPr="006A27E9" w:rsidRDefault="00CD0763" w:rsidP="00951BF5">
            <w:pPr>
              <w:pStyle w:val="ListBullet"/>
              <w:numPr>
                <w:ilvl w:val="0"/>
                <w:numId w:val="21"/>
              </w:numPr>
              <w:spacing w:line="240" w:lineRule="auto"/>
              <w:rPr>
                <w:rFonts w:asciiTheme="minorHAnsi" w:hAnsiTheme="minorHAnsi"/>
                <w:color w:val="auto"/>
              </w:rPr>
            </w:pPr>
            <w:ins w:id="107" w:author="Laith Mufti" w:date="2026-04-10T13:09:00Z" w16du:dateUtc="2026-04-10T09:09:00Z">
              <w:r>
                <w:rPr>
                  <w:rFonts w:asciiTheme="minorHAnsi" w:hAnsiTheme="minorHAnsi"/>
                  <w:color w:val="auto"/>
                </w:rPr>
                <w:t>All extracted relationships are traceable to source evidence text</w:t>
              </w:r>
            </w:ins>
          </w:p>
          <w:p w14:paraId="4FD082E9" w14:textId="77777777" w:rsidR="009B6575" w:rsidRPr="00111E77" w:rsidRDefault="009B6575" w:rsidP="009B6575">
            <w:pPr>
              <w:pStyle w:val="ListParagraph"/>
            </w:pPr>
          </w:p>
        </w:tc>
      </w:tr>
    </w:tbl>
    <w:p w14:paraId="39100569" w14:textId="77777777" w:rsidR="00B85A6E" w:rsidRDefault="00B85A6E" w:rsidP="00B85A6E"/>
    <w:p w14:paraId="176AF78F" w14:textId="6EA7C075" w:rsidR="00540C90" w:rsidRPr="00540C90" w:rsidRDefault="000B54C3" w:rsidP="00951BF5">
      <w:pPr>
        <w:pStyle w:val="Heading2"/>
      </w:pPr>
      <w:bookmarkStart w:id="108" w:name="_Toc226039378"/>
      <w:r>
        <w:t xml:space="preserve">5.4 </w:t>
      </w:r>
      <w:r w:rsidR="00253EED">
        <w:t>Interactive Graph Visuali</w:t>
      </w:r>
      <w:r w:rsidR="00951BF5">
        <w:t>zation</w:t>
      </w:r>
      <w:bookmarkEnd w:id="108"/>
    </w:p>
    <w:tbl>
      <w:tblPr>
        <w:tblStyle w:val="TableGrid"/>
        <w:tblW w:w="0" w:type="auto"/>
        <w:tblLook w:val="04A0" w:firstRow="1" w:lastRow="0" w:firstColumn="1" w:lastColumn="0" w:noHBand="0" w:noVBand="1"/>
      </w:tblPr>
      <w:tblGrid>
        <w:gridCol w:w="9040"/>
      </w:tblGrid>
      <w:tr w:rsidR="002434AF" w14:paraId="376C2E46" w14:textId="77777777">
        <w:tc>
          <w:tcPr>
            <w:tcW w:w="9050" w:type="dxa"/>
          </w:tcPr>
          <w:p w14:paraId="4309FF8A" w14:textId="77777777" w:rsidR="002434AF" w:rsidRDefault="000B54C3">
            <w:r>
              <w:rPr>
                <w:b/>
              </w:rPr>
              <w:t>Description:</w:t>
            </w:r>
          </w:p>
          <w:p w14:paraId="719D37A2" w14:textId="2A2F666F" w:rsidR="009B6575" w:rsidRPr="00CB584C" w:rsidRDefault="00951BF5">
            <w:pPr>
              <w:rPr>
                <w:sz w:val="22"/>
                <w:szCs w:val="22"/>
              </w:rPr>
            </w:pPr>
            <w:r w:rsidRPr="006A27E9">
              <w:rPr>
                <w:sz w:val="22"/>
                <w:szCs w:val="22"/>
              </w:rPr>
              <w:t xml:space="preserve">The system shall render the extracted intelligence graph in both 2D (vis.js). </w:t>
            </w:r>
            <w:ins w:id="109" w:author="Laith Mufti" w:date="2026-04-10T13:10:00Z" w16du:dateUtc="2026-04-10T09:10:00Z">
              <w:r w:rsidR="00176E19">
                <w:rPr>
                  <w:sz w:val="22"/>
                  <w:szCs w:val="22"/>
                </w:rPr>
                <w:t xml:space="preserve">Nodes are shaped by entity type (12 types) with distinct </w:t>
              </w:r>
            </w:ins>
            <w:ins w:id="110" w:author="Laith Mufti" w:date="2026-04-10T13:11:00Z" w16du:dateUtc="2026-04-10T09:11:00Z">
              <w:r w:rsidR="00176E19">
                <w:rPr>
                  <w:sz w:val="22"/>
                  <w:szCs w:val="22"/>
                </w:rPr>
                <w:t>icons per type. A “</w:t>
              </w:r>
              <w:proofErr w:type="spellStart"/>
              <w:r w:rsidR="00176E19">
                <w:rPr>
                  <w:sz w:val="22"/>
                  <w:szCs w:val="22"/>
                </w:rPr>
                <w:t>Colour</w:t>
              </w:r>
              <w:proofErr w:type="spellEnd"/>
              <w:r w:rsidR="00176E19">
                <w:rPr>
                  <w:sz w:val="22"/>
                  <w:szCs w:val="22"/>
                </w:rPr>
                <w:t xml:space="preserve"> mode” toggle allows switching between </w:t>
              </w:r>
              <w:proofErr w:type="spellStart"/>
              <w:r w:rsidR="00176E19">
                <w:rPr>
                  <w:sz w:val="22"/>
                  <w:szCs w:val="22"/>
                </w:rPr>
                <w:t>colour</w:t>
              </w:r>
              <w:proofErr w:type="spellEnd"/>
              <w:r w:rsidR="00176E19">
                <w:rPr>
                  <w:sz w:val="22"/>
                  <w:szCs w:val="22"/>
                </w:rPr>
                <w:t xml:space="preserve">-by-type (default) and uniform </w:t>
              </w:r>
              <w:proofErr w:type="spellStart"/>
              <w:r w:rsidR="00176E19">
                <w:rPr>
                  <w:sz w:val="22"/>
                  <w:szCs w:val="22"/>
                </w:rPr>
                <w:t>colour</w:t>
              </w:r>
              <w:proofErr w:type="spellEnd"/>
              <w:r w:rsidR="00B43E52">
                <w:rPr>
                  <w:sz w:val="22"/>
                  <w:szCs w:val="22"/>
                </w:rPr>
                <w:t xml:space="preserve">. Node </w:t>
              </w:r>
              <w:proofErr w:type="spellStart"/>
              <w:r w:rsidR="00B43E52">
                <w:rPr>
                  <w:sz w:val="22"/>
                  <w:szCs w:val="22"/>
                </w:rPr>
                <w:t>colours</w:t>
              </w:r>
              <w:proofErr w:type="spellEnd"/>
              <w:r w:rsidR="00B43E52">
                <w:rPr>
                  <w:sz w:val="22"/>
                  <w:szCs w:val="22"/>
                </w:rPr>
                <w:t xml:space="preserve"> can be overridden manually. </w:t>
              </w:r>
            </w:ins>
            <w:commentRangeStart w:id="111"/>
            <w:commentRangeStart w:id="112"/>
            <w:commentRangeStart w:id="113"/>
            <w:del w:id="114" w:author="Laith Mufti" w:date="2026-04-10T13:10:00Z" w16du:dateUtc="2026-04-10T09:10:00Z">
              <w:r w:rsidRPr="006A27E9" w:rsidDel="000003C7">
                <w:rPr>
                  <w:sz w:val="22"/>
                  <w:szCs w:val="22"/>
                </w:rPr>
                <w:delText>Nodes are colour-coded and shaped by entity type (11 types).</w:delText>
              </w:r>
            </w:del>
            <w:commentRangeEnd w:id="111"/>
            <w:r w:rsidR="00614FAD">
              <w:rPr>
                <w:rStyle w:val="CommentReference"/>
              </w:rPr>
              <w:commentReference w:id="111"/>
            </w:r>
            <w:commentRangeEnd w:id="112"/>
            <w:r w:rsidR="00157D26">
              <w:rPr>
                <w:rStyle w:val="CommentReference"/>
              </w:rPr>
              <w:commentReference w:id="112"/>
            </w:r>
            <w:commentRangeEnd w:id="113"/>
            <w:r w:rsidR="00B17972">
              <w:rPr>
                <w:rStyle w:val="CommentReference"/>
              </w:rPr>
              <w:commentReference w:id="113"/>
            </w:r>
            <w:r w:rsidRPr="006A27E9">
              <w:rPr>
                <w:sz w:val="22"/>
                <w:szCs w:val="22"/>
              </w:rPr>
              <w:t xml:space="preserve"> </w:t>
            </w:r>
            <w:ins w:id="115" w:author="Laith Mufti" w:date="2026-04-10T13:13:00Z" w16du:dateUtc="2026-04-10T09:13:00Z">
              <w:r w:rsidR="006A5FE9" w:rsidRPr="006A5FE9">
                <w:rPr>
                  <w:sz w:val="22"/>
                  <w:szCs w:val="22"/>
                </w:rPr>
                <w:t xml:space="preserve">Edges are styled by relationship type (25 types) with an "Edge style" toggle supporting </w:t>
              </w:r>
              <w:proofErr w:type="spellStart"/>
              <w:r w:rsidR="006A5FE9" w:rsidRPr="006A5FE9">
                <w:rPr>
                  <w:sz w:val="22"/>
                  <w:szCs w:val="22"/>
                </w:rPr>
                <w:t>colour</w:t>
              </w:r>
              <w:proofErr w:type="spellEnd"/>
              <w:r w:rsidR="006A5FE9" w:rsidRPr="006A5FE9">
                <w:rPr>
                  <w:sz w:val="22"/>
                  <w:szCs w:val="22"/>
                </w:rPr>
                <w:t>-coded (default), dash-pattern, or monochrome rendering. Multiple edges between the same node pair are rendered as separate curved arcs for visual distinction</w:t>
              </w:r>
              <w:r w:rsidR="00CB584C">
                <w:rPr>
                  <w:sz w:val="22"/>
                  <w:szCs w:val="22"/>
                </w:rPr>
                <w:t>.</w:t>
              </w:r>
              <w:r w:rsidR="006A5FE9" w:rsidRPr="006A5FE9" w:rsidDel="006A5FE9">
                <w:rPr>
                  <w:sz w:val="22"/>
                  <w:szCs w:val="22"/>
                </w:rPr>
                <w:t xml:space="preserve"> </w:t>
              </w:r>
            </w:ins>
            <w:commentRangeStart w:id="116"/>
            <w:commentRangeStart w:id="117"/>
            <w:commentRangeStart w:id="118"/>
            <w:del w:id="119" w:author="Laith Mufti" w:date="2026-04-10T13:13:00Z" w16du:dateUtc="2026-04-10T09:13:00Z">
              <w:r w:rsidRPr="006A27E9" w:rsidDel="006A5FE9">
                <w:rPr>
                  <w:sz w:val="22"/>
                  <w:szCs w:val="22"/>
                </w:rPr>
                <w:delText>Edges are colour-coded and styled by relationship type (</w:delText>
              </w:r>
              <w:commentRangeStart w:id="120"/>
              <w:commentRangeStart w:id="121"/>
              <w:commentRangeStart w:id="122"/>
              <w:r w:rsidR="00686B08" w:rsidDel="006A5FE9">
                <w:rPr>
                  <w:sz w:val="22"/>
                  <w:szCs w:val="22"/>
                </w:rPr>
                <w:delText>25</w:delText>
              </w:r>
              <w:r w:rsidRPr="006A27E9" w:rsidDel="006A5FE9">
                <w:rPr>
                  <w:sz w:val="22"/>
                  <w:szCs w:val="22"/>
                </w:rPr>
                <w:delText xml:space="preserve"> types</w:delText>
              </w:r>
              <w:commentRangeEnd w:id="120"/>
              <w:r w:rsidR="00614FAD" w:rsidDel="006A5FE9">
                <w:rPr>
                  <w:rStyle w:val="CommentReference"/>
                </w:rPr>
                <w:commentReference w:id="120"/>
              </w:r>
              <w:commentRangeEnd w:id="121"/>
              <w:r w:rsidR="00D90EE5" w:rsidDel="006A5FE9">
                <w:rPr>
                  <w:rStyle w:val="CommentReference"/>
                </w:rPr>
                <w:commentReference w:id="121"/>
              </w:r>
            </w:del>
            <w:commentRangeEnd w:id="122"/>
            <w:r w:rsidR="00B17972">
              <w:rPr>
                <w:rStyle w:val="CommentReference"/>
              </w:rPr>
              <w:commentReference w:id="122"/>
            </w:r>
            <w:del w:id="123" w:author="Laith Mufti" w:date="2026-04-10T13:13:00Z" w16du:dateUtc="2026-04-10T09:13:00Z">
              <w:r w:rsidRPr="006A27E9" w:rsidDel="006A5FE9">
                <w:rPr>
                  <w:sz w:val="22"/>
                  <w:szCs w:val="22"/>
                </w:rPr>
                <w:delText>)</w:delText>
              </w:r>
              <w:commentRangeEnd w:id="116"/>
              <w:r w:rsidR="00614FAD" w:rsidDel="006A5FE9">
                <w:rPr>
                  <w:rStyle w:val="CommentReference"/>
                </w:rPr>
                <w:commentReference w:id="116"/>
              </w:r>
              <w:commentRangeEnd w:id="117"/>
              <w:r w:rsidR="009907C9" w:rsidDel="006A5FE9">
                <w:rPr>
                  <w:rStyle w:val="CommentReference"/>
                </w:rPr>
                <w:commentReference w:id="117"/>
              </w:r>
            </w:del>
            <w:commentRangeEnd w:id="118"/>
            <w:r w:rsidR="00B17972">
              <w:rPr>
                <w:rStyle w:val="CommentReference"/>
              </w:rPr>
              <w:commentReference w:id="118"/>
            </w:r>
            <w:del w:id="124" w:author="Laith Mufti" w:date="2026-04-10T13:13:00Z" w16du:dateUtc="2026-04-10T09:13:00Z">
              <w:r w:rsidRPr="006A27E9" w:rsidDel="006A5FE9">
                <w:rPr>
                  <w:sz w:val="22"/>
                  <w:szCs w:val="22"/>
                </w:rPr>
                <w:delText xml:space="preserve"> with animated particles for financial flows. Users can click nodes or edges to view detailed information.</w:delText>
              </w:r>
            </w:del>
          </w:p>
        </w:tc>
      </w:tr>
      <w:tr w:rsidR="002434AF" w14:paraId="75029144" w14:textId="77777777">
        <w:tc>
          <w:tcPr>
            <w:tcW w:w="9050" w:type="dxa"/>
          </w:tcPr>
          <w:p w14:paraId="4C3806F9" w14:textId="77777777" w:rsidR="002434AF" w:rsidRDefault="000B54C3">
            <w:r>
              <w:rPr>
                <w:b/>
              </w:rPr>
              <w:t>Acceptance Criteria:</w:t>
            </w:r>
          </w:p>
          <w:p w14:paraId="445544CE" w14:textId="77777777" w:rsidR="00951BF5" w:rsidRPr="006A27E9" w:rsidRDefault="00951BF5" w:rsidP="00951BF5">
            <w:pPr>
              <w:pStyle w:val="ListBullet"/>
              <w:numPr>
                <w:ilvl w:val="0"/>
                <w:numId w:val="22"/>
              </w:numPr>
              <w:spacing w:line="240" w:lineRule="auto"/>
              <w:rPr>
                <w:rFonts w:asciiTheme="minorHAnsi" w:hAnsiTheme="minorHAnsi"/>
              </w:rPr>
            </w:pPr>
            <w:r w:rsidRPr="006A27E9">
              <w:rPr>
                <w:rFonts w:asciiTheme="minorHAnsi" w:hAnsiTheme="minorHAnsi"/>
              </w:rPr>
              <w:t xml:space="preserve">Graph displays all entities and relationships with correct </w:t>
            </w:r>
            <w:proofErr w:type="spellStart"/>
            <w:r w:rsidRPr="006A27E9">
              <w:rPr>
                <w:rFonts w:asciiTheme="minorHAnsi" w:hAnsiTheme="minorHAnsi"/>
              </w:rPr>
              <w:t>colour</w:t>
            </w:r>
            <w:proofErr w:type="spellEnd"/>
            <w:r w:rsidRPr="006A27E9">
              <w:rPr>
                <w:rFonts w:asciiTheme="minorHAnsi" w:hAnsiTheme="minorHAnsi"/>
              </w:rPr>
              <w:t xml:space="preserve"> coding and shapes.</w:t>
            </w:r>
          </w:p>
          <w:p w14:paraId="4CF500BA" w14:textId="77777777" w:rsidR="00951BF5" w:rsidRPr="006A27E9" w:rsidRDefault="00951BF5" w:rsidP="00951BF5">
            <w:pPr>
              <w:pStyle w:val="ListBullet"/>
              <w:numPr>
                <w:ilvl w:val="0"/>
                <w:numId w:val="22"/>
              </w:numPr>
              <w:spacing w:line="240" w:lineRule="auto"/>
              <w:rPr>
                <w:rFonts w:asciiTheme="minorHAnsi" w:hAnsiTheme="minorHAnsi"/>
              </w:rPr>
            </w:pPr>
            <w:r w:rsidRPr="006A27E9">
              <w:rPr>
                <w:rFonts w:asciiTheme="minorHAnsi" w:hAnsiTheme="minorHAnsi"/>
              </w:rPr>
              <w:t>Clicking a node opens the detail panel with name, type, confidence, evidence, properties, and source.</w:t>
            </w:r>
          </w:p>
          <w:p w14:paraId="6E29BEF4" w14:textId="77777777" w:rsidR="00951BF5" w:rsidRPr="006A27E9" w:rsidRDefault="00951BF5" w:rsidP="00951BF5">
            <w:pPr>
              <w:pStyle w:val="ListBullet"/>
              <w:numPr>
                <w:ilvl w:val="0"/>
                <w:numId w:val="22"/>
              </w:numPr>
              <w:spacing w:line="240" w:lineRule="auto"/>
              <w:rPr>
                <w:rFonts w:asciiTheme="minorHAnsi" w:hAnsiTheme="minorHAnsi"/>
              </w:rPr>
            </w:pPr>
            <w:r w:rsidRPr="006A27E9">
              <w:rPr>
                <w:rFonts w:asciiTheme="minorHAnsi" w:hAnsiTheme="minorHAnsi"/>
              </w:rPr>
              <w:t>Clicking an edge opens the detail panel with relationship type, label, confidence, evidence, and source.</w:t>
            </w:r>
          </w:p>
          <w:p w14:paraId="528F793F" w14:textId="77777777" w:rsidR="00951BF5" w:rsidRPr="006A27E9" w:rsidRDefault="00951BF5" w:rsidP="00951BF5">
            <w:pPr>
              <w:pStyle w:val="ListBullet"/>
              <w:numPr>
                <w:ilvl w:val="0"/>
                <w:numId w:val="22"/>
              </w:numPr>
              <w:spacing w:line="240" w:lineRule="auto"/>
              <w:rPr>
                <w:rFonts w:asciiTheme="minorHAnsi" w:hAnsiTheme="minorHAnsi"/>
              </w:rPr>
            </w:pPr>
            <w:r w:rsidRPr="006A27E9">
              <w:rPr>
                <w:rFonts w:asciiTheme="minorHAnsi" w:hAnsiTheme="minorHAnsi"/>
              </w:rPr>
              <w:t>Confidence badge on detail panel shows a tooltip with the AI’s reasoning.</w:t>
            </w:r>
          </w:p>
          <w:p w14:paraId="261E5729" w14:textId="011DAD2C" w:rsidR="009B6575" w:rsidRDefault="009B6575" w:rsidP="009B6575">
            <w:pPr>
              <w:pStyle w:val="ListParagraph"/>
            </w:pPr>
          </w:p>
        </w:tc>
      </w:tr>
    </w:tbl>
    <w:p w14:paraId="6B39EC27" w14:textId="77777777" w:rsidR="005D1227" w:rsidRDefault="005D1227" w:rsidP="005D1227">
      <w:pPr>
        <w:rPr>
          <w:rStyle w:val="Heading2Char"/>
        </w:rPr>
      </w:pPr>
    </w:p>
    <w:p w14:paraId="54723C59" w14:textId="7505667E" w:rsidR="002434AF" w:rsidRPr="00F15B98" w:rsidRDefault="52E556FE" w:rsidP="002704DE">
      <w:pPr>
        <w:pStyle w:val="Heading2"/>
      </w:pPr>
      <w:bookmarkStart w:id="125" w:name="_Toc226039379"/>
      <w:commentRangeStart w:id="126"/>
      <w:commentRangeStart w:id="127"/>
      <w:commentRangeStart w:id="128"/>
      <w:r w:rsidRPr="04AAD8BB">
        <w:rPr>
          <w:rStyle w:val="Heading2Char"/>
        </w:rPr>
        <w:t xml:space="preserve">5.5 </w:t>
      </w:r>
      <w:r w:rsidR="00951BF5">
        <w:rPr>
          <w:rStyle w:val="Heading2Char"/>
        </w:rPr>
        <w:t>Graph Editing &amp; Undo</w:t>
      </w:r>
      <w:bookmarkEnd w:id="125"/>
      <w:commentRangeEnd w:id="126"/>
      <w:r w:rsidR="00E45C87">
        <w:rPr>
          <w:rStyle w:val="CommentReference"/>
          <w:rFonts w:asciiTheme="minorHAnsi" w:eastAsiaTheme="minorHAnsi" w:hAnsiTheme="minorHAnsi" w:cstheme="minorBidi"/>
          <w:color w:val="auto"/>
        </w:rPr>
        <w:commentReference w:id="126"/>
      </w:r>
      <w:commentRangeEnd w:id="127"/>
      <w:r w:rsidR="00DA6B45">
        <w:rPr>
          <w:rStyle w:val="CommentReference"/>
          <w:rFonts w:asciiTheme="minorHAnsi" w:eastAsiaTheme="minorHAnsi" w:hAnsiTheme="minorHAnsi" w:cstheme="minorBidi"/>
          <w:color w:val="auto"/>
        </w:rPr>
        <w:commentReference w:id="127"/>
      </w:r>
      <w:commentRangeEnd w:id="128"/>
      <w:r w:rsidR="00B17972">
        <w:rPr>
          <w:rStyle w:val="CommentReference"/>
          <w:rFonts w:asciiTheme="minorHAnsi" w:eastAsiaTheme="minorHAnsi" w:hAnsiTheme="minorHAnsi" w:cstheme="minorBidi"/>
          <w:color w:val="auto"/>
        </w:rPr>
        <w:commentReference w:id="128"/>
      </w:r>
    </w:p>
    <w:tbl>
      <w:tblPr>
        <w:tblStyle w:val="TableGrid"/>
        <w:tblW w:w="0" w:type="auto"/>
        <w:tblLook w:val="04A0" w:firstRow="1" w:lastRow="0" w:firstColumn="1" w:lastColumn="0" w:noHBand="0" w:noVBand="1"/>
      </w:tblPr>
      <w:tblGrid>
        <w:gridCol w:w="9040"/>
      </w:tblGrid>
      <w:tr w:rsidR="04AAD8BB" w14:paraId="37394A70" w14:textId="77777777" w:rsidTr="04AAD8BB">
        <w:trPr>
          <w:trHeight w:val="300"/>
        </w:trPr>
        <w:tc>
          <w:tcPr>
            <w:tcW w:w="9040" w:type="dxa"/>
          </w:tcPr>
          <w:p w14:paraId="0DFA9E5F" w14:textId="77777777" w:rsidR="04AAD8BB" w:rsidRDefault="04AAD8BB">
            <w:r w:rsidRPr="04AAD8BB">
              <w:rPr>
                <w:b/>
                <w:bCs/>
              </w:rPr>
              <w:t>Description:</w:t>
            </w:r>
          </w:p>
          <w:p w14:paraId="593066F1" w14:textId="4FFB74F5" w:rsidR="4A7571B2" w:rsidRPr="006A27E9" w:rsidDel="00C25F38" w:rsidRDefault="00C25F38" w:rsidP="00951BF5">
            <w:pPr>
              <w:rPr>
                <w:del w:id="129" w:author="Laith Mufti" w:date="2026-04-10T13:14:00Z" w16du:dateUtc="2026-04-10T09:14:00Z"/>
                <w:sz w:val="22"/>
                <w:szCs w:val="22"/>
              </w:rPr>
            </w:pPr>
            <w:ins w:id="130" w:author="Laith Mufti" w:date="2026-04-10T13:14:00Z" w16du:dateUtc="2026-04-10T09:14:00Z">
              <w:r w:rsidRPr="00C25F38">
                <w:rPr>
                  <w:sz w:val="22"/>
                  <w:szCs w:val="22"/>
                </w:rPr>
                <w:t>The system shall allow analysts to manually create and delete nodes and edges, use a connect mode (click two nodes to create a link), add rectangular text boxes (</w:t>
              </w:r>
              <w:proofErr w:type="gramStart"/>
              <w:r w:rsidRPr="00C25F38">
                <w:rPr>
                  <w:sz w:val="22"/>
                  <w:szCs w:val="22"/>
                </w:rPr>
                <w:t>call-outs</w:t>
              </w:r>
              <w:proofErr w:type="gramEnd"/>
              <w:r w:rsidRPr="00C25F38">
                <w:rPr>
                  <w:sz w:val="22"/>
                  <w:szCs w:val="22"/>
                </w:rPr>
                <w:t xml:space="preserve"> with supporting commentary) directly on the canvas, and bend edges at defined angles using manually placed joints (right-click → Add Joint). Undo supports up to 50 steps.</w:t>
              </w:r>
              <w:r w:rsidRPr="00C25F38" w:rsidDel="00C25F38">
                <w:rPr>
                  <w:sz w:val="22"/>
                  <w:szCs w:val="22"/>
                </w:rPr>
                <w:t xml:space="preserve"> </w:t>
              </w:r>
            </w:ins>
            <w:commentRangeStart w:id="131"/>
            <w:commentRangeStart w:id="132"/>
            <w:commentRangeStart w:id="133"/>
            <w:del w:id="134" w:author="Laith Mufti" w:date="2026-04-10T13:14:00Z" w16du:dateUtc="2026-04-10T09:14:00Z">
              <w:r w:rsidR="00951BF5" w:rsidRPr="006A27E9" w:rsidDel="00C25F38">
                <w:rPr>
                  <w:sz w:val="22"/>
                  <w:szCs w:val="22"/>
                </w:rPr>
                <w:delText>The system shall allow analysts to manually create and delete nodes and edges, use a connect mode (click two nodes to create a link), and undo any action with a stack supporting up to 50 steps.</w:delText>
              </w:r>
              <w:commentRangeEnd w:id="131"/>
              <w:r w:rsidR="00E45C87" w:rsidDel="00C25F38">
                <w:rPr>
                  <w:rStyle w:val="CommentReference"/>
                </w:rPr>
                <w:commentReference w:id="131"/>
              </w:r>
              <w:commentRangeEnd w:id="132"/>
              <w:r w:rsidR="00AE30A9" w:rsidDel="00C25F38">
                <w:rPr>
                  <w:rStyle w:val="CommentReference"/>
                </w:rPr>
                <w:commentReference w:id="132"/>
              </w:r>
            </w:del>
            <w:commentRangeEnd w:id="133"/>
            <w:r w:rsidR="00B17972">
              <w:rPr>
                <w:rStyle w:val="CommentReference"/>
              </w:rPr>
              <w:commentReference w:id="133"/>
            </w:r>
          </w:p>
          <w:p w14:paraId="33B562F9" w14:textId="16391FBE" w:rsidR="00951BF5" w:rsidRDefault="00951BF5" w:rsidP="00951BF5"/>
        </w:tc>
      </w:tr>
      <w:tr w:rsidR="04AAD8BB" w14:paraId="65EC6E7B" w14:textId="77777777" w:rsidTr="04AAD8BB">
        <w:trPr>
          <w:trHeight w:val="300"/>
        </w:trPr>
        <w:tc>
          <w:tcPr>
            <w:tcW w:w="9040" w:type="dxa"/>
          </w:tcPr>
          <w:p w14:paraId="2A616D4C" w14:textId="77777777" w:rsidR="04AAD8BB" w:rsidRDefault="04AAD8BB">
            <w:r w:rsidRPr="04AAD8BB">
              <w:rPr>
                <w:b/>
                <w:bCs/>
              </w:rPr>
              <w:t>Acceptance Criteria:</w:t>
            </w:r>
          </w:p>
          <w:p w14:paraId="52A2F0C4"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New nodes can be created with a name, type, and optional properties.</w:t>
            </w:r>
          </w:p>
          <w:p w14:paraId="4FFB6E70"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New edges can be created between any two existing nodes with a specified relationship type.</w:t>
            </w:r>
          </w:p>
          <w:p w14:paraId="7BC8935A"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Connect mode allows creating an edge by clicking two nodes sequentially.</w:t>
            </w:r>
          </w:p>
          <w:p w14:paraId="58C9EDA3"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Deleting a node also removes all connected edges.</w:t>
            </w:r>
          </w:p>
          <w:p w14:paraId="55AE6F7D"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Undo restores the previous graph state; up to 50 undo steps are supported.</w:t>
            </w:r>
          </w:p>
          <w:p w14:paraId="2F642E7B" w14:textId="537D1CE9" w:rsidR="0B3815F5" w:rsidRPr="00951BF5" w:rsidRDefault="00951BF5" w:rsidP="00951BF5">
            <w:pPr>
              <w:pStyle w:val="ListBullet"/>
              <w:numPr>
                <w:ilvl w:val="0"/>
                <w:numId w:val="23"/>
              </w:numPr>
              <w:spacing w:line="240" w:lineRule="auto"/>
            </w:pPr>
            <w:r w:rsidRPr="006A27E9">
              <w:rPr>
                <w:rFonts w:asciiTheme="minorHAnsi" w:hAnsiTheme="minorHAnsi"/>
              </w:rPr>
              <w:t>Reset clears the entire graph.</w:t>
            </w:r>
          </w:p>
        </w:tc>
      </w:tr>
    </w:tbl>
    <w:p w14:paraId="52F9392B" w14:textId="77777777" w:rsidR="00B85A6E" w:rsidRDefault="00B85A6E" w:rsidP="00B85A6E"/>
    <w:p w14:paraId="134EA460" w14:textId="0C951932" w:rsidR="00951BF5" w:rsidRDefault="00951BF5" w:rsidP="00951BF5">
      <w:pPr>
        <w:pStyle w:val="Heading2"/>
      </w:pPr>
      <w:bookmarkStart w:id="135" w:name="_Toc226039380"/>
      <w:r w:rsidRPr="04AAD8BB">
        <w:rPr>
          <w:rStyle w:val="Heading2Char"/>
        </w:rPr>
        <w:t>5.</w:t>
      </w:r>
      <w:r>
        <w:rPr>
          <w:rStyle w:val="Heading2Char"/>
        </w:rPr>
        <w:t>6</w:t>
      </w:r>
      <w:r w:rsidRPr="04AAD8BB">
        <w:rPr>
          <w:rStyle w:val="Heading2Char"/>
        </w:rPr>
        <w:t xml:space="preserve"> </w:t>
      </w:r>
      <w:r>
        <w:rPr>
          <w:rStyle w:val="Heading2Char"/>
        </w:rPr>
        <w:t>Path Analysis</w:t>
      </w:r>
      <w:bookmarkEnd w:id="135"/>
    </w:p>
    <w:tbl>
      <w:tblPr>
        <w:tblStyle w:val="TableGrid"/>
        <w:tblW w:w="0" w:type="auto"/>
        <w:tblLook w:val="04A0" w:firstRow="1" w:lastRow="0" w:firstColumn="1" w:lastColumn="0" w:noHBand="0" w:noVBand="1"/>
      </w:tblPr>
      <w:tblGrid>
        <w:gridCol w:w="9040"/>
      </w:tblGrid>
      <w:tr w:rsidR="00951BF5" w14:paraId="551F5B52" w14:textId="77777777" w:rsidTr="00FE1228">
        <w:trPr>
          <w:trHeight w:val="300"/>
        </w:trPr>
        <w:tc>
          <w:tcPr>
            <w:tcW w:w="9040" w:type="dxa"/>
          </w:tcPr>
          <w:p w14:paraId="4B04AEC5" w14:textId="77777777" w:rsidR="00951BF5" w:rsidRDefault="00951BF5" w:rsidP="00FE1228">
            <w:r w:rsidRPr="04AAD8BB">
              <w:rPr>
                <w:b/>
                <w:bCs/>
              </w:rPr>
              <w:t>Description:</w:t>
            </w:r>
          </w:p>
          <w:p w14:paraId="0D0A4A76" w14:textId="77777777" w:rsidR="00951BF5" w:rsidRPr="006A27E9" w:rsidRDefault="00951BF5" w:rsidP="00951BF5">
            <w:pPr>
              <w:rPr>
                <w:sz w:val="22"/>
                <w:szCs w:val="22"/>
              </w:rPr>
            </w:pPr>
            <w:r w:rsidRPr="006A27E9">
              <w:rPr>
                <w:sz w:val="22"/>
                <w:szCs w:val="22"/>
              </w:rPr>
              <w:t>The system shall provide a Path Finder that computes the shortest path (BFS) and all paths (DFS) between any two selected nodes, with configurable maximum depth.</w:t>
            </w:r>
          </w:p>
          <w:p w14:paraId="73A32716" w14:textId="77777777" w:rsidR="00951BF5" w:rsidRDefault="00951BF5" w:rsidP="00FE1228"/>
        </w:tc>
      </w:tr>
      <w:tr w:rsidR="00951BF5" w14:paraId="65DAAB00" w14:textId="77777777" w:rsidTr="00FE1228">
        <w:trPr>
          <w:trHeight w:val="300"/>
        </w:trPr>
        <w:tc>
          <w:tcPr>
            <w:tcW w:w="9040" w:type="dxa"/>
          </w:tcPr>
          <w:p w14:paraId="2EFF3B05" w14:textId="77777777" w:rsidR="00951BF5" w:rsidRDefault="00951BF5" w:rsidP="00FE1228">
            <w:r w:rsidRPr="04AAD8BB">
              <w:rPr>
                <w:b/>
                <w:bCs/>
              </w:rPr>
              <w:t>Acceptance Criteria:</w:t>
            </w:r>
          </w:p>
          <w:p w14:paraId="7ED7CC4E"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Shortest path is found using BFS with a configurable max depth (default 10).</w:t>
            </w:r>
          </w:p>
          <w:p w14:paraId="37C5C98B"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All paths are found using DFS with a configurable max depth (default 5) and max 10 results.</w:t>
            </w:r>
          </w:p>
          <w:p w14:paraId="39D1A10E"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Path results include the list of node IDs and edge IDs traversed.</w:t>
            </w:r>
          </w:p>
          <w:p w14:paraId="3A1C5B78"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Found paths can be highlighted on the graph.</w:t>
            </w:r>
          </w:p>
          <w:p w14:paraId="0E9ADB45" w14:textId="6BFDB363" w:rsidR="00951BF5" w:rsidRPr="00951BF5" w:rsidRDefault="00951BF5" w:rsidP="00951BF5">
            <w:pPr>
              <w:pStyle w:val="ListBullet"/>
              <w:numPr>
                <w:ilvl w:val="0"/>
                <w:numId w:val="0"/>
              </w:numPr>
              <w:spacing w:line="240" w:lineRule="auto"/>
              <w:ind w:left="720"/>
            </w:pPr>
          </w:p>
        </w:tc>
      </w:tr>
    </w:tbl>
    <w:p w14:paraId="0FDC58FD" w14:textId="77777777" w:rsidR="00951BF5" w:rsidRDefault="00951BF5" w:rsidP="00B85A6E"/>
    <w:p w14:paraId="7FFDD530" w14:textId="28261152" w:rsidR="00951BF5" w:rsidRDefault="00951BF5" w:rsidP="00951BF5">
      <w:pPr>
        <w:pStyle w:val="Heading2"/>
      </w:pPr>
      <w:bookmarkStart w:id="136" w:name="_Toc226039381"/>
      <w:r w:rsidRPr="04AAD8BB">
        <w:rPr>
          <w:rStyle w:val="Heading2Char"/>
        </w:rPr>
        <w:t>5.</w:t>
      </w:r>
      <w:r>
        <w:rPr>
          <w:rStyle w:val="Heading2Char"/>
        </w:rPr>
        <w:t>7</w:t>
      </w:r>
      <w:r w:rsidRPr="04AAD8BB">
        <w:rPr>
          <w:rStyle w:val="Heading2Char"/>
        </w:rPr>
        <w:t xml:space="preserve"> </w:t>
      </w:r>
      <w:commentRangeStart w:id="137"/>
      <w:commentRangeStart w:id="138"/>
      <w:commentRangeStart w:id="139"/>
      <w:r>
        <w:rPr>
          <w:rStyle w:val="Heading2Char"/>
        </w:rPr>
        <w:t>AI Chat &amp; Natural Language Querying</w:t>
      </w:r>
      <w:bookmarkEnd w:id="136"/>
      <w:commentRangeEnd w:id="137"/>
      <w:r w:rsidR="00E45C87">
        <w:rPr>
          <w:rStyle w:val="CommentReference"/>
          <w:rFonts w:asciiTheme="minorHAnsi" w:eastAsiaTheme="minorHAnsi" w:hAnsiTheme="minorHAnsi" w:cstheme="minorBidi"/>
          <w:color w:val="auto"/>
        </w:rPr>
        <w:commentReference w:id="137"/>
      </w:r>
      <w:commentRangeEnd w:id="138"/>
      <w:r w:rsidR="001E5A97">
        <w:rPr>
          <w:rStyle w:val="CommentReference"/>
          <w:rFonts w:asciiTheme="minorHAnsi" w:eastAsiaTheme="minorHAnsi" w:hAnsiTheme="minorHAnsi" w:cstheme="minorBidi"/>
          <w:color w:val="auto"/>
        </w:rPr>
        <w:commentReference w:id="138"/>
      </w:r>
      <w:commentRangeEnd w:id="139"/>
      <w:r w:rsidR="00B17972">
        <w:rPr>
          <w:rStyle w:val="CommentReference"/>
          <w:rFonts w:asciiTheme="minorHAnsi" w:eastAsiaTheme="minorHAnsi" w:hAnsiTheme="minorHAnsi" w:cstheme="minorBidi"/>
          <w:color w:val="auto"/>
        </w:rPr>
        <w:commentReference w:id="139"/>
      </w:r>
    </w:p>
    <w:tbl>
      <w:tblPr>
        <w:tblStyle w:val="TableGrid"/>
        <w:tblW w:w="0" w:type="auto"/>
        <w:tblLook w:val="04A0" w:firstRow="1" w:lastRow="0" w:firstColumn="1" w:lastColumn="0" w:noHBand="0" w:noVBand="1"/>
      </w:tblPr>
      <w:tblGrid>
        <w:gridCol w:w="9040"/>
      </w:tblGrid>
      <w:tr w:rsidR="00951BF5" w14:paraId="4A8FDD48" w14:textId="77777777" w:rsidTr="00FE1228">
        <w:trPr>
          <w:trHeight w:val="300"/>
        </w:trPr>
        <w:tc>
          <w:tcPr>
            <w:tcW w:w="9040" w:type="dxa"/>
          </w:tcPr>
          <w:p w14:paraId="47E89A35" w14:textId="77777777" w:rsidR="00951BF5" w:rsidRDefault="00951BF5" w:rsidP="00FE1228">
            <w:r w:rsidRPr="04AAD8BB">
              <w:rPr>
                <w:b/>
                <w:bCs/>
              </w:rPr>
              <w:t>Description:</w:t>
            </w:r>
          </w:p>
          <w:p w14:paraId="0E5E8678" w14:textId="77777777" w:rsidR="00951BF5" w:rsidRDefault="00951BF5" w:rsidP="00951BF5">
            <w:pPr>
              <w:rPr>
                <w:sz w:val="22"/>
                <w:szCs w:val="22"/>
              </w:rPr>
            </w:pPr>
            <w:r w:rsidRPr="006A27E9">
              <w:rPr>
                <w:sz w:val="22"/>
                <w:szCs w:val="22"/>
              </w:rPr>
              <w:t xml:space="preserve">The system </w:t>
            </w:r>
            <w:proofErr w:type="gramStart"/>
            <w:r w:rsidRPr="006A27E9">
              <w:rPr>
                <w:sz w:val="22"/>
                <w:szCs w:val="22"/>
              </w:rPr>
              <w:t>shall</w:t>
            </w:r>
            <w:proofErr w:type="gramEnd"/>
            <w:r w:rsidRPr="006A27E9">
              <w:rPr>
                <w:sz w:val="22"/>
                <w:szCs w:val="22"/>
              </w:rPr>
              <w:t xml:space="preserve"> provide an AI Chat interface in the bottom panel where analysts can ask natural language questions about the current graph. The system sends the full graph context (entities and relationships) to the LLM and returns concise, entity-citing answers.</w:t>
            </w:r>
          </w:p>
          <w:p w14:paraId="1DD68A99" w14:textId="03CBB8A7" w:rsidR="00203E87" w:rsidRDefault="00203E87" w:rsidP="00951BF5"/>
        </w:tc>
      </w:tr>
      <w:tr w:rsidR="00951BF5" w14:paraId="62DB39B8" w14:textId="77777777" w:rsidTr="00FE1228">
        <w:trPr>
          <w:trHeight w:val="300"/>
        </w:trPr>
        <w:tc>
          <w:tcPr>
            <w:tcW w:w="9040" w:type="dxa"/>
          </w:tcPr>
          <w:p w14:paraId="1B2C8C63" w14:textId="3081013E" w:rsidR="00951BF5" w:rsidRPr="00951BF5" w:rsidRDefault="00951BF5" w:rsidP="00951BF5">
            <w:r w:rsidRPr="04AAD8BB">
              <w:rPr>
                <w:b/>
                <w:bCs/>
              </w:rPr>
              <w:t>Acceptance Criteria:</w:t>
            </w:r>
          </w:p>
          <w:p w14:paraId="6F0A9D69"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Chat accepts free-text questions and returns answers within the bottom panel.</w:t>
            </w:r>
          </w:p>
          <w:p w14:paraId="0545AD73"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Answers cite specific entity names and relationship types from the graph.</w:t>
            </w:r>
          </w:p>
          <w:p w14:paraId="5382FAC5" w14:textId="3C22BED4" w:rsidR="00951BF5" w:rsidRPr="00951BF5" w:rsidRDefault="00951BF5" w:rsidP="00951BF5">
            <w:pPr>
              <w:pStyle w:val="ListBullet"/>
              <w:numPr>
                <w:ilvl w:val="0"/>
                <w:numId w:val="23"/>
              </w:numPr>
              <w:spacing w:line="240" w:lineRule="auto"/>
              <w:rPr>
                <w:rFonts w:asciiTheme="minorHAnsi" w:hAnsiTheme="minorHAnsi"/>
                <w:sz w:val="24"/>
                <w:szCs w:val="24"/>
              </w:rPr>
            </w:pPr>
            <w:r w:rsidRPr="006A27E9">
              <w:rPr>
                <w:rFonts w:asciiTheme="minorHAnsi" w:hAnsiTheme="minorHAnsi"/>
              </w:rPr>
              <w:t>Chat interactions are recorded in the audit log.</w:t>
            </w:r>
          </w:p>
        </w:tc>
      </w:tr>
    </w:tbl>
    <w:p w14:paraId="61AA76EE" w14:textId="77777777" w:rsidR="002704DE" w:rsidRDefault="002704DE" w:rsidP="002704DE">
      <w:pPr>
        <w:rPr>
          <w:rStyle w:val="Heading2Char"/>
        </w:rPr>
      </w:pPr>
    </w:p>
    <w:p w14:paraId="2F54A4C4" w14:textId="77777777" w:rsidR="00A5763F" w:rsidRDefault="00A5763F" w:rsidP="00A5763F">
      <w:pPr>
        <w:rPr>
          <w:rStyle w:val="Heading2Char"/>
        </w:rPr>
      </w:pPr>
    </w:p>
    <w:p w14:paraId="5680A594" w14:textId="77777777" w:rsidR="00A5763F" w:rsidRPr="00A5763F" w:rsidRDefault="00A5763F" w:rsidP="00A5763F"/>
    <w:p w14:paraId="20889E55" w14:textId="124EB6D5" w:rsidR="00951BF5" w:rsidRDefault="00951BF5" w:rsidP="00951BF5">
      <w:pPr>
        <w:pStyle w:val="Heading2"/>
      </w:pPr>
      <w:bookmarkStart w:id="140" w:name="_Toc226039382"/>
      <w:r w:rsidRPr="04AAD8BB">
        <w:rPr>
          <w:rStyle w:val="Heading2Char"/>
        </w:rPr>
        <w:t>5.</w:t>
      </w:r>
      <w:r>
        <w:rPr>
          <w:rStyle w:val="Heading2Char"/>
        </w:rPr>
        <w:t>8</w:t>
      </w:r>
      <w:r w:rsidRPr="04AAD8BB">
        <w:rPr>
          <w:rStyle w:val="Heading2Char"/>
        </w:rPr>
        <w:t xml:space="preserve"> </w:t>
      </w:r>
      <w:r>
        <w:rPr>
          <w:rStyle w:val="Heading2Char"/>
        </w:rPr>
        <w:t>Review Queue for Low-Confidence Items</w:t>
      </w:r>
      <w:bookmarkEnd w:id="140"/>
    </w:p>
    <w:tbl>
      <w:tblPr>
        <w:tblStyle w:val="TableGrid"/>
        <w:tblW w:w="0" w:type="auto"/>
        <w:tblLook w:val="04A0" w:firstRow="1" w:lastRow="0" w:firstColumn="1" w:lastColumn="0" w:noHBand="0" w:noVBand="1"/>
      </w:tblPr>
      <w:tblGrid>
        <w:gridCol w:w="9040"/>
      </w:tblGrid>
      <w:tr w:rsidR="00951BF5" w14:paraId="4B0DA97B" w14:textId="77777777" w:rsidTr="00FE1228">
        <w:trPr>
          <w:trHeight w:val="300"/>
        </w:trPr>
        <w:tc>
          <w:tcPr>
            <w:tcW w:w="9040" w:type="dxa"/>
          </w:tcPr>
          <w:p w14:paraId="342EDE86" w14:textId="77777777" w:rsidR="00951BF5" w:rsidRDefault="00951BF5" w:rsidP="00FE1228">
            <w:r w:rsidRPr="04AAD8BB">
              <w:rPr>
                <w:b/>
                <w:bCs/>
              </w:rPr>
              <w:t>Description:</w:t>
            </w:r>
          </w:p>
          <w:p w14:paraId="1B76D899" w14:textId="5CFE0CE9" w:rsidR="00951BF5" w:rsidRDefault="00951BF5" w:rsidP="00951BF5">
            <w:pPr>
              <w:rPr>
                <w:sz w:val="22"/>
                <w:szCs w:val="22"/>
              </w:rPr>
            </w:pPr>
            <w:r w:rsidRPr="006A27E9">
              <w:rPr>
                <w:sz w:val="22"/>
                <w:szCs w:val="22"/>
              </w:rPr>
              <w:t xml:space="preserve">The system shall automatically flag entities and relationships with a </w:t>
            </w:r>
            <w:commentRangeStart w:id="141"/>
            <w:commentRangeStart w:id="142"/>
            <w:commentRangeStart w:id="143"/>
            <w:r w:rsidRPr="006A27E9">
              <w:rPr>
                <w:sz w:val="22"/>
                <w:szCs w:val="22"/>
              </w:rPr>
              <w:t xml:space="preserve">confidence </w:t>
            </w:r>
            <w:commentRangeEnd w:id="141"/>
            <w:r w:rsidR="00E45C87">
              <w:rPr>
                <w:rStyle w:val="CommentReference"/>
              </w:rPr>
              <w:commentReference w:id="141"/>
            </w:r>
            <w:commentRangeEnd w:id="142"/>
            <w:r w:rsidR="00535E9D">
              <w:rPr>
                <w:rStyle w:val="CommentReference"/>
              </w:rPr>
              <w:commentReference w:id="142"/>
            </w:r>
            <w:commentRangeEnd w:id="143"/>
            <w:r w:rsidR="00B17972">
              <w:rPr>
                <w:rStyle w:val="CommentReference"/>
              </w:rPr>
              <w:commentReference w:id="143"/>
            </w:r>
            <w:r w:rsidRPr="006A27E9">
              <w:rPr>
                <w:sz w:val="22"/>
                <w:szCs w:val="22"/>
              </w:rPr>
              <w:t xml:space="preserve">score </w:t>
            </w:r>
            <w:r w:rsidR="00A5763F">
              <w:rPr>
                <w:sz w:val="22"/>
                <w:szCs w:val="22"/>
              </w:rPr>
              <w:t>a</w:t>
            </w:r>
            <w:r w:rsidRPr="006A27E9">
              <w:rPr>
                <w:sz w:val="22"/>
                <w:szCs w:val="22"/>
              </w:rPr>
              <w:t xml:space="preserve">nd present them in a Review Queue tab. </w:t>
            </w:r>
            <w:ins w:id="144" w:author="Laith Mufti" w:date="2026-04-10T13:15:00Z" w16du:dateUtc="2026-04-10T09:15:00Z">
              <w:r w:rsidR="00A04F83" w:rsidRPr="00A04F83">
                <w:rPr>
                  <w:sz w:val="22"/>
                  <w:szCs w:val="22"/>
                </w:rPr>
                <w:t>Confidence scores are calculated in Pass 3 of the extraction pipeline, where the LLM re-examines each entity and relationship against all source evidence. Scores (1–10) are based on: evidence strength, source document reliability, corroboration across multiple documents, and specificity of the extraction. A human-readable reason is generated for each score and displayed in a tooltip on the confidence badge</w:t>
              </w:r>
              <w:r w:rsidR="00A04F83">
                <w:rPr>
                  <w:sz w:val="22"/>
                  <w:szCs w:val="22"/>
                </w:rPr>
                <w:t xml:space="preserve">. </w:t>
              </w:r>
            </w:ins>
            <w:r w:rsidRPr="006A27E9">
              <w:rPr>
                <w:sz w:val="22"/>
                <w:szCs w:val="22"/>
              </w:rPr>
              <w:t xml:space="preserve">Analysts can accept or reject (permanently </w:t>
            </w:r>
            <w:r w:rsidR="00A5763F">
              <w:rPr>
                <w:sz w:val="22"/>
                <w:szCs w:val="22"/>
              </w:rPr>
              <w:t>moving</w:t>
            </w:r>
            <w:r w:rsidRPr="006A27E9">
              <w:rPr>
                <w:sz w:val="22"/>
                <w:szCs w:val="22"/>
              </w:rPr>
              <w:t xml:space="preserve"> the item</w:t>
            </w:r>
            <w:r w:rsidR="00A5763F">
              <w:rPr>
                <w:sz w:val="22"/>
                <w:szCs w:val="22"/>
              </w:rPr>
              <w:t xml:space="preserve"> to the rejected tab</w:t>
            </w:r>
            <w:r w:rsidRPr="006A27E9">
              <w:rPr>
                <w:sz w:val="22"/>
                <w:szCs w:val="22"/>
              </w:rPr>
              <w:t>).</w:t>
            </w:r>
          </w:p>
          <w:p w14:paraId="0BBC1F69" w14:textId="5B50A252" w:rsidR="006A27E9" w:rsidRDefault="006A27E9" w:rsidP="00951BF5"/>
        </w:tc>
      </w:tr>
      <w:tr w:rsidR="00951BF5" w14:paraId="3D367CD5" w14:textId="77777777" w:rsidTr="00FE1228">
        <w:trPr>
          <w:trHeight w:val="300"/>
        </w:trPr>
        <w:tc>
          <w:tcPr>
            <w:tcW w:w="9040" w:type="dxa"/>
          </w:tcPr>
          <w:p w14:paraId="662B9F36" w14:textId="77777777" w:rsidR="00951BF5" w:rsidRDefault="00951BF5" w:rsidP="00FE1228">
            <w:r w:rsidRPr="04AAD8BB">
              <w:rPr>
                <w:b/>
                <w:bCs/>
              </w:rPr>
              <w:t>Acceptance Criteria:</w:t>
            </w:r>
          </w:p>
          <w:p w14:paraId="516B7BA0" w14:textId="605A90D9"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 xml:space="preserve">Items with confidence </w:t>
            </w:r>
            <w:proofErr w:type="gramStart"/>
            <w:r w:rsidRPr="006A27E9">
              <w:rPr>
                <w:rFonts w:asciiTheme="minorHAnsi" w:hAnsiTheme="minorHAnsi"/>
              </w:rPr>
              <w:t>score</w:t>
            </w:r>
            <w:proofErr w:type="gramEnd"/>
            <w:r w:rsidRPr="006A27E9">
              <w:rPr>
                <w:rFonts w:asciiTheme="minorHAnsi" w:hAnsiTheme="minorHAnsi"/>
              </w:rPr>
              <w:t xml:space="preserve"> appear in the Review Queue, sorted by score ascending.</w:t>
            </w:r>
          </w:p>
          <w:p w14:paraId="79F4BC76" w14:textId="6E95F02C"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Rejecting an entity removes it and all its connected relationships from the graph</w:t>
            </w:r>
          </w:p>
          <w:p w14:paraId="3CEEF4DA" w14:textId="77777777" w:rsidR="00951BF5"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Rejecting a relationship removes only that relationship.</w:t>
            </w:r>
          </w:p>
          <w:p w14:paraId="6C19944F" w14:textId="3C5EFBA2" w:rsidR="0051707E" w:rsidRPr="006A27E9" w:rsidRDefault="0051707E" w:rsidP="00951BF5">
            <w:pPr>
              <w:pStyle w:val="ListBullet"/>
              <w:numPr>
                <w:ilvl w:val="0"/>
                <w:numId w:val="23"/>
              </w:numPr>
              <w:spacing w:line="240" w:lineRule="auto"/>
              <w:rPr>
                <w:rFonts w:asciiTheme="minorHAnsi" w:hAnsiTheme="minorHAnsi"/>
              </w:rPr>
            </w:pPr>
            <w:r>
              <w:rPr>
                <w:rFonts w:asciiTheme="minorHAnsi" w:hAnsiTheme="minorHAnsi"/>
              </w:rPr>
              <w:t>Rejecting moves an entity to the “Rejected” tab</w:t>
            </w:r>
            <w:r w:rsidR="00BB5F64">
              <w:rPr>
                <w:rFonts w:asciiTheme="minorHAnsi" w:hAnsiTheme="minorHAnsi"/>
              </w:rPr>
              <w:t xml:space="preserve"> within the review flow.</w:t>
            </w:r>
          </w:p>
          <w:p w14:paraId="36341DF2"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Accept/reject actions are reflected in the graph immediately and logged in the audit trail.</w:t>
            </w:r>
          </w:p>
          <w:p w14:paraId="7A0216ED" w14:textId="77777777" w:rsidR="00951BF5" w:rsidRPr="00951BF5" w:rsidRDefault="00951BF5" w:rsidP="00FE1228">
            <w:pPr>
              <w:pStyle w:val="ListBullet"/>
              <w:numPr>
                <w:ilvl w:val="0"/>
                <w:numId w:val="0"/>
              </w:numPr>
              <w:spacing w:line="240" w:lineRule="auto"/>
              <w:ind w:left="720"/>
            </w:pPr>
          </w:p>
        </w:tc>
      </w:tr>
    </w:tbl>
    <w:p w14:paraId="30B4ABDE" w14:textId="77777777" w:rsidR="00951BF5" w:rsidRDefault="00951BF5" w:rsidP="00B85A6E"/>
    <w:p w14:paraId="54618958" w14:textId="58B877ED" w:rsidR="00951BF5" w:rsidRDefault="00951BF5" w:rsidP="00951BF5">
      <w:pPr>
        <w:pStyle w:val="Heading2"/>
      </w:pPr>
      <w:bookmarkStart w:id="145" w:name="_Toc226039383"/>
      <w:r w:rsidRPr="04AAD8BB">
        <w:rPr>
          <w:rStyle w:val="Heading2Char"/>
        </w:rPr>
        <w:t>5.</w:t>
      </w:r>
      <w:r>
        <w:rPr>
          <w:rStyle w:val="Heading2Char"/>
        </w:rPr>
        <w:t>9 Automated Reporting &amp; Export</w:t>
      </w:r>
      <w:bookmarkEnd w:id="145"/>
    </w:p>
    <w:tbl>
      <w:tblPr>
        <w:tblStyle w:val="TableGrid"/>
        <w:tblW w:w="0" w:type="auto"/>
        <w:tblLook w:val="04A0" w:firstRow="1" w:lastRow="0" w:firstColumn="1" w:lastColumn="0" w:noHBand="0" w:noVBand="1"/>
      </w:tblPr>
      <w:tblGrid>
        <w:gridCol w:w="9040"/>
      </w:tblGrid>
      <w:tr w:rsidR="00951BF5" w14:paraId="3A1D5D3D" w14:textId="77777777" w:rsidTr="00FE1228">
        <w:trPr>
          <w:trHeight w:val="300"/>
        </w:trPr>
        <w:tc>
          <w:tcPr>
            <w:tcW w:w="9040" w:type="dxa"/>
          </w:tcPr>
          <w:p w14:paraId="3CDECEA9" w14:textId="77777777" w:rsidR="00951BF5" w:rsidRDefault="00951BF5" w:rsidP="00FE1228">
            <w:r w:rsidRPr="04AAD8BB">
              <w:rPr>
                <w:b/>
                <w:bCs/>
              </w:rPr>
              <w:t>Description:</w:t>
            </w:r>
          </w:p>
          <w:p w14:paraId="4DE490DA" w14:textId="77777777" w:rsidR="00951BF5" w:rsidRPr="006A27E9" w:rsidRDefault="00951BF5" w:rsidP="00951BF5">
            <w:pPr>
              <w:rPr>
                <w:sz w:val="22"/>
                <w:szCs w:val="22"/>
              </w:rPr>
            </w:pPr>
            <w:r w:rsidRPr="006A27E9">
              <w:rPr>
                <w:sz w:val="22"/>
                <w:szCs w:val="22"/>
              </w:rPr>
              <w:t>The system shall generate an automated HTML investigation report containing an entity table, relationship table, confidence summary (high/medium/low counts), and the last 50 audit log entries. Additionally, the graph image can be exported as PNG, SVG, or PDF.</w:t>
            </w:r>
          </w:p>
          <w:p w14:paraId="1A57EC9F" w14:textId="77777777" w:rsidR="00951BF5" w:rsidRDefault="00951BF5" w:rsidP="00FE1228"/>
        </w:tc>
      </w:tr>
      <w:tr w:rsidR="00951BF5" w14:paraId="47D5E8BA" w14:textId="77777777" w:rsidTr="00FE1228">
        <w:trPr>
          <w:trHeight w:val="300"/>
        </w:trPr>
        <w:tc>
          <w:tcPr>
            <w:tcW w:w="9040" w:type="dxa"/>
          </w:tcPr>
          <w:p w14:paraId="138EBFF5" w14:textId="77777777" w:rsidR="00951BF5" w:rsidRDefault="00951BF5" w:rsidP="00FE1228">
            <w:r w:rsidRPr="04AAD8BB">
              <w:rPr>
                <w:b/>
                <w:bCs/>
              </w:rPr>
              <w:t>Acceptance Criteria:</w:t>
            </w:r>
          </w:p>
          <w:p w14:paraId="06B3CFC5"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HTML report contains all current graph data in tabular format.</w:t>
            </w:r>
          </w:p>
          <w:p w14:paraId="3B367988"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Report includes a summary panel showing entity count, relationship count, and confidence breakdown.</w:t>
            </w:r>
          </w:p>
          <w:p w14:paraId="33E11C64"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Report is printable to PDF from the browser.</w:t>
            </w:r>
          </w:p>
          <w:p w14:paraId="5E0AF4D4"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Graph image export supports PNG, SVG, and PDF formats.</w:t>
            </w:r>
          </w:p>
          <w:p w14:paraId="7F219ECC" w14:textId="77777777" w:rsidR="00951BF5" w:rsidRPr="00951BF5" w:rsidRDefault="00951BF5" w:rsidP="00FE1228">
            <w:pPr>
              <w:pStyle w:val="ListBullet"/>
              <w:numPr>
                <w:ilvl w:val="0"/>
                <w:numId w:val="0"/>
              </w:numPr>
              <w:spacing w:line="240" w:lineRule="auto"/>
              <w:ind w:left="720"/>
            </w:pPr>
          </w:p>
        </w:tc>
      </w:tr>
    </w:tbl>
    <w:p w14:paraId="6A38420D" w14:textId="1396587C" w:rsidR="002704DE" w:rsidRDefault="002704DE" w:rsidP="00B85A6E">
      <w:r>
        <w:br w:type="page"/>
      </w:r>
    </w:p>
    <w:p w14:paraId="09CD3D9B" w14:textId="77777777" w:rsidR="00951BF5" w:rsidRDefault="00951BF5" w:rsidP="00B85A6E"/>
    <w:p w14:paraId="38CE99DE" w14:textId="02A2FD27" w:rsidR="00951BF5" w:rsidRDefault="00951BF5" w:rsidP="00951BF5">
      <w:pPr>
        <w:pStyle w:val="Heading2"/>
      </w:pPr>
      <w:bookmarkStart w:id="146" w:name="_Toc226039384"/>
      <w:r w:rsidRPr="04AAD8BB">
        <w:rPr>
          <w:rStyle w:val="Heading2Char"/>
        </w:rPr>
        <w:t>5.</w:t>
      </w:r>
      <w:r>
        <w:rPr>
          <w:rStyle w:val="Heading2Char"/>
        </w:rPr>
        <w:t>10 Audit Logging</w:t>
      </w:r>
      <w:bookmarkEnd w:id="146"/>
    </w:p>
    <w:tbl>
      <w:tblPr>
        <w:tblStyle w:val="TableGrid"/>
        <w:tblW w:w="0" w:type="auto"/>
        <w:tblLook w:val="04A0" w:firstRow="1" w:lastRow="0" w:firstColumn="1" w:lastColumn="0" w:noHBand="0" w:noVBand="1"/>
      </w:tblPr>
      <w:tblGrid>
        <w:gridCol w:w="9040"/>
      </w:tblGrid>
      <w:tr w:rsidR="00951BF5" w14:paraId="2ED1E840" w14:textId="77777777" w:rsidTr="00FE1228">
        <w:trPr>
          <w:trHeight w:val="300"/>
        </w:trPr>
        <w:tc>
          <w:tcPr>
            <w:tcW w:w="9040" w:type="dxa"/>
          </w:tcPr>
          <w:p w14:paraId="68F1A8D8" w14:textId="77777777" w:rsidR="00951BF5" w:rsidRDefault="00951BF5" w:rsidP="00FE1228">
            <w:r w:rsidRPr="04AAD8BB">
              <w:rPr>
                <w:b/>
                <w:bCs/>
              </w:rPr>
              <w:t>Description:</w:t>
            </w:r>
          </w:p>
          <w:p w14:paraId="5DA15475" w14:textId="77777777" w:rsidR="00951BF5" w:rsidRPr="006A27E9" w:rsidRDefault="00951BF5" w:rsidP="00951BF5">
            <w:pPr>
              <w:rPr>
                <w:sz w:val="22"/>
                <w:szCs w:val="22"/>
              </w:rPr>
            </w:pPr>
            <w:r w:rsidRPr="006A27E9">
              <w:rPr>
                <w:sz w:val="22"/>
                <w:szCs w:val="22"/>
              </w:rPr>
              <w:t>The system shall log all user actions with a timestamp, action type, and relevant details. Actions include document uploads, node/edge creation and deletion, undo, reset, AI chat queries, review accept/reject, and path finder usage. The log is viewable in the Audit Log tab.</w:t>
            </w:r>
          </w:p>
          <w:p w14:paraId="5D52068B" w14:textId="77777777" w:rsidR="00951BF5" w:rsidRDefault="00951BF5" w:rsidP="00FE1228"/>
        </w:tc>
      </w:tr>
      <w:tr w:rsidR="00951BF5" w14:paraId="03E2313D" w14:textId="77777777" w:rsidTr="00FE1228">
        <w:trPr>
          <w:trHeight w:val="300"/>
        </w:trPr>
        <w:tc>
          <w:tcPr>
            <w:tcW w:w="9040" w:type="dxa"/>
          </w:tcPr>
          <w:p w14:paraId="45C7AC5A" w14:textId="77777777" w:rsidR="00951BF5" w:rsidRDefault="00951BF5" w:rsidP="00FE1228">
            <w:r w:rsidRPr="04AAD8BB">
              <w:rPr>
                <w:b/>
                <w:bCs/>
              </w:rPr>
              <w:t>Acceptance Criteria:</w:t>
            </w:r>
          </w:p>
          <w:p w14:paraId="46FB28F8"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 xml:space="preserve">Every create, delete, undo, upload, chat, review, and path-find action </w:t>
            </w:r>
            <w:proofErr w:type="gramStart"/>
            <w:r w:rsidRPr="006A27E9">
              <w:rPr>
                <w:rFonts w:asciiTheme="minorHAnsi" w:hAnsiTheme="minorHAnsi"/>
              </w:rPr>
              <w:t>is</w:t>
            </w:r>
            <w:proofErr w:type="gramEnd"/>
            <w:r w:rsidRPr="006A27E9">
              <w:rPr>
                <w:rFonts w:asciiTheme="minorHAnsi" w:hAnsiTheme="minorHAnsi"/>
              </w:rPr>
              <w:t xml:space="preserve"> logged.</w:t>
            </w:r>
          </w:p>
          <w:p w14:paraId="2C5F98D2"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Each log entry includes a timestamp, action name, and detail payload.</w:t>
            </w:r>
          </w:p>
          <w:p w14:paraId="6A768B40"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Audit log is viewable and scrollable in the bottom panel Audit Log tab.</w:t>
            </w:r>
          </w:p>
          <w:p w14:paraId="60C903B8" w14:textId="77777777" w:rsidR="00951BF5" w:rsidRPr="006A27E9" w:rsidRDefault="00951BF5" w:rsidP="00951BF5">
            <w:pPr>
              <w:pStyle w:val="ListBullet"/>
              <w:numPr>
                <w:ilvl w:val="0"/>
                <w:numId w:val="23"/>
              </w:numPr>
              <w:spacing w:line="240" w:lineRule="auto"/>
              <w:rPr>
                <w:rFonts w:asciiTheme="minorHAnsi" w:hAnsiTheme="minorHAnsi"/>
              </w:rPr>
            </w:pPr>
            <w:r w:rsidRPr="006A27E9">
              <w:rPr>
                <w:rFonts w:asciiTheme="minorHAnsi" w:hAnsiTheme="minorHAnsi"/>
              </w:rPr>
              <w:t>Audit log data is included in the exported HTML report.</w:t>
            </w:r>
          </w:p>
          <w:p w14:paraId="33E8C534" w14:textId="77777777" w:rsidR="00951BF5" w:rsidRPr="00951BF5" w:rsidRDefault="00951BF5" w:rsidP="00FE1228">
            <w:pPr>
              <w:pStyle w:val="ListBullet"/>
              <w:numPr>
                <w:ilvl w:val="0"/>
                <w:numId w:val="0"/>
              </w:numPr>
              <w:spacing w:line="240" w:lineRule="auto"/>
              <w:ind w:left="720"/>
            </w:pPr>
          </w:p>
        </w:tc>
      </w:tr>
    </w:tbl>
    <w:p w14:paraId="6FA46A4C" w14:textId="77777777" w:rsidR="00951BF5" w:rsidRDefault="00951BF5" w:rsidP="00B85A6E"/>
    <w:p w14:paraId="26671E37" w14:textId="05DF025A" w:rsidR="002704DE" w:rsidRDefault="002704DE" w:rsidP="00B85A6E">
      <w:r>
        <w:br w:type="page"/>
      </w:r>
    </w:p>
    <w:p w14:paraId="5769F64F" w14:textId="77777777" w:rsidR="00F15B98" w:rsidRDefault="00F15B98" w:rsidP="00B85A6E"/>
    <w:p w14:paraId="7A6EB39A" w14:textId="77777777" w:rsidR="00F15B98" w:rsidRPr="00F15B98" w:rsidRDefault="00F15B98" w:rsidP="00F15B98">
      <w:pPr>
        <w:pStyle w:val="Heading1"/>
      </w:pPr>
      <w:bookmarkStart w:id="147" w:name="_Toc226039385"/>
      <w:r w:rsidRPr="00F15B98">
        <w:t>6. User Experience</w:t>
      </w:r>
      <w:bookmarkEnd w:id="147"/>
    </w:p>
    <w:p w14:paraId="03ED0473" w14:textId="77777777" w:rsidR="00F15B98" w:rsidRPr="000A5AD0" w:rsidRDefault="00F15B98" w:rsidP="00F15B98">
      <w:r w:rsidRPr="000A5AD0">
        <w:t>Users interact with the Forensic Graph Intelligence platform through the following components and workflows:</w:t>
      </w:r>
    </w:p>
    <w:p w14:paraId="36D059AA" w14:textId="77777777" w:rsidR="00F15B98" w:rsidRPr="000A5AD0" w:rsidRDefault="00F15B98" w:rsidP="00F15B98">
      <w:r w:rsidRPr="000A5AD0">
        <w:rPr>
          <w:b/>
        </w:rPr>
        <w:t>Right Sidebar — Configuration &amp; Upload</w:t>
      </w:r>
    </w:p>
    <w:p w14:paraId="720C96D6" w14:textId="2BA139D3" w:rsidR="00F15B98" w:rsidRPr="006A27E9" w:rsidRDefault="00F15B98" w:rsidP="00F15B98">
      <w:pPr>
        <w:rPr>
          <w:sz w:val="22"/>
          <w:szCs w:val="22"/>
        </w:rPr>
      </w:pPr>
      <w:r w:rsidRPr="006A27E9">
        <w:rPr>
          <w:sz w:val="22"/>
          <w:szCs w:val="22"/>
        </w:rPr>
        <w:t xml:space="preserve">Users select documents to upload, assign a document type per file, choose incremental or new graph mode, and trigger processing. </w:t>
      </w:r>
    </w:p>
    <w:p w14:paraId="680385E7" w14:textId="3F06E58B" w:rsidR="00F15B98" w:rsidRPr="000A5AD0" w:rsidRDefault="00F15B98" w:rsidP="00F15B98">
      <w:r w:rsidRPr="000A5AD0">
        <w:rPr>
          <w:b/>
        </w:rPr>
        <w:t>Graph Canvas — 2D</w:t>
      </w:r>
    </w:p>
    <w:p w14:paraId="6A34D9FD" w14:textId="3406BF21" w:rsidR="00F15B98" w:rsidRPr="006A27E9" w:rsidRDefault="00F15B98" w:rsidP="00F15B98">
      <w:pPr>
        <w:rPr>
          <w:sz w:val="22"/>
          <w:szCs w:val="22"/>
        </w:rPr>
      </w:pPr>
      <w:r w:rsidRPr="006A27E9">
        <w:rPr>
          <w:sz w:val="22"/>
          <w:szCs w:val="22"/>
        </w:rPr>
        <w:t xml:space="preserve">The central area renders the intelligence graph. Users </w:t>
      </w:r>
      <w:r w:rsidR="00833684">
        <w:rPr>
          <w:sz w:val="22"/>
          <w:szCs w:val="22"/>
        </w:rPr>
        <w:t xml:space="preserve">navigate </w:t>
      </w:r>
      <w:r w:rsidRPr="006A27E9">
        <w:rPr>
          <w:sz w:val="22"/>
          <w:szCs w:val="22"/>
        </w:rPr>
        <w:t>2D (vis.js), zoom, pan, and click nodes or edges to inspect details.</w:t>
      </w:r>
    </w:p>
    <w:p w14:paraId="089BAE68" w14:textId="77777777" w:rsidR="00F15B98" w:rsidRPr="000A5AD0" w:rsidRDefault="00F15B98" w:rsidP="00F15B98">
      <w:r w:rsidRPr="000A5AD0">
        <w:rPr>
          <w:b/>
        </w:rPr>
        <w:t>Left Panel — Node &amp; Edge Detail</w:t>
      </w:r>
    </w:p>
    <w:p w14:paraId="577E8A0C" w14:textId="77777777" w:rsidR="00F15B98" w:rsidRPr="006A27E9" w:rsidRDefault="00F15B98" w:rsidP="00F15B98">
      <w:pPr>
        <w:rPr>
          <w:sz w:val="22"/>
          <w:szCs w:val="22"/>
        </w:rPr>
      </w:pPr>
      <w:r w:rsidRPr="006A27E9">
        <w:rPr>
          <w:sz w:val="22"/>
          <w:szCs w:val="22"/>
        </w:rPr>
        <w:t>When a node or edge is selected, the left panel displays its full detail: name, type, confidence score with AI reasoning tooltip, evidence text, properties, and source document reference. Action buttons allow deletion, evidence update, and source document navigation.</w:t>
      </w:r>
    </w:p>
    <w:p w14:paraId="2C82C607" w14:textId="77777777" w:rsidR="00F15B98" w:rsidRPr="000A5AD0" w:rsidRDefault="00F15B98" w:rsidP="00F15B98">
      <w:r w:rsidRPr="000A5AD0">
        <w:rPr>
          <w:b/>
        </w:rPr>
        <w:t>Toolbar — Analysis &amp; Manipulation</w:t>
      </w:r>
    </w:p>
    <w:p w14:paraId="2FF3C1F3" w14:textId="77777777" w:rsidR="00F15B98" w:rsidRPr="006A27E9" w:rsidRDefault="00F15B98" w:rsidP="00F15B98">
      <w:pPr>
        <w:rPr>
          <w:sz w:val="22"/>
          <w:szCs w:val="22"/>
        </w:rPr>
      </w:pPr>
      <w:r w:rsidRPr="006A27E9">
        <w:rPr>
          <w:sz w:val="22"/>
          <w:szCs w:val="22"/>
        </w:rPr>
        <w:t>The horizontal toolbar provides search/filter, connect mode, add node, sticky notes, visual grouping, timeline view, path finder, undo, reset, and export controls.</w:t>
      </w:r>
    </w:p>
    <w:p w14:paraId="35646517" w14:textId="77777777" w:rsidR="00F15B98" w:rsidRPr="000A5AD0" w:rsidRDefault="00F15B98" w:rsidP="00F15B98">
      <w:r w:rsidRPr="000A5AD0">
        <w:rPr>
          <w:b/>
        </w:rPr>
        <w:t>Bottom Panel — 4 Tabs</w:t>
      </w:r>
    </w:p>
    <w:p w14:paraId="6786E6B7" w14:textId="77777777" w:rsidR="00F15B98" w:rsidRPr="006A27E9" w:rsidRDefault="00F15B98" w:rsidP="00F15B98">
      <w:pPr>
        <w:rPr>
          <w:sz w:val="22"/>
          <w:szCs w:val="22"/>
        </w:rPr>
      </w:pPr>
      <w:r w:rsidRPr="006A27E9">
        <w:rPr>
          <w:sz w:val="22"/>
          <w:szCs w:val="22"/>
        </w:rPr>
        <w:t>A collapsible bottom panel hosts four tabs: AI Chat for natural language querying, Review Queue for triaging low-confidence items, Document Viewer for inline file preview, and Audit Log for viewing the full action history.</w:t>
      </w:r>
    </w:p>
    <w:p w14:paraId="3D4DDFA2" w14:textId="77777777" w:rsidR="00F15B98" w:rsidRPr="000A5AD0" w:rsidRDefault="00F15B98" w:rsidP="00F15B98">
      <w:r w:rsidRPr="000A5AD0">
        <w:rPr>
          <w:b/>
        </w:rPr>
        <w:t>Export &amp; Reporting</w:t>
      </w:r>
    </w:p>
    <w:p w14:paraId="6F892BEE" w14:textId="77777777" w:rsidR="00F15B98" w:rsidRPr="006A27E9" w:rsidRDefault="00F15B98" w:rsidP="00F15B98">
      <w:pPr>
        <w:rPr>
          <w:sz w:val="22"/>
          <w:szCs w:val="22"/>
        </w:rPr>
      </w:pPr>
      <w:r w:rsidRPr="006A27E9">
        <w:rPr>
          <w:sz w:val="22"/>
          <w:szCs w:val="22"/>
        </w:rPr>
        <w:t>Users can export the graph as PNG/SVG/PDF images or generate a full HTML investigation report that includes entity and relationship tables, confidence summary, and audit log.</w:t>
      </w:r>
    </w:p>
    <w:p w14:paraId="3CCC796D" w14:textId="051EE1A2" w:rsidR="00621707" w:rsidRDefault="00621707" w:rsidP="00B85A6E">
      <w:r>
        <w:br w:type="page"/>
      </w:r>
    </w:p>
    <w:p w14:paraId="0CC2BD7A" w14:textId="77777777" w:rsidR="00F15B98" w:rsidRDefault="00F15B98" w:rsidP="00B85A6E"/>
    <w:p w14:paraId="5D6C5DAD" w14:textId="4527C6DD" w:rsidR="002434AF" w:rsidRDefault="00F15B98">
      <w:pPr>
        <w:pStyle w:val="Heading1"/>
      </w:pPr>
      <w:bookmarkStart w:id="148" w:name="_Toc226039386"/>
      <w:r>
        <w:t>7</w:t>
      </w:r>
      <w:r w:rsidR="000B54C3">
        <w:t>. Success Metrics</w:t>
      </w:r>
      <w:bookmarkEnd w:id="148"/>
    </w:p>
    <w:p w14:paraId="5E64DE12" w14:textId="77777777" w:rsidR="00D7394B" w:rsidRPr="00D7394B" w:rsidRDefault="00D7394B" w:rsidP="00D7394B">
      <w:pPr>
        <w:pStyle w:val="ListBullet"/>
        <w:numPr>
          <w:ilvl w:val="0"/>
          <w:numId w:val="16"/>
        </w:numPr>
        <w:rPr>
          <w:rFonts w:asciiTheme="minorHAnsi" w:hAnsiTheme="minorHAnsi"/>
          <w:sz w:val="24"/>
          <w:szCs w:val="24"/>
        </w:rPr>
      </w:pPr>
      <w:r w:rsidRPr="00D7394B">
        <w:rPr>
          <w:rFonts w:asciiTheme="minorHAnsi" w:hAnsiTheme="minorHAnsi"/>
          <w:sz w:val="24"/>
          <w:szCs w:val="24"/>
        </w:rPr>
        <w:t>Document-to-graph generation in under 5 minutes for a typical document set (3–5 documents).</w:t>
      </w:r>
    </w:p>
    <w:p w14:paraId="5EA84DBA" w14:textId="77777777" w:rsidR="00D7394B" w:rsidRPr="00D7394B" w:rsidRDefault="00D7394B" w:rsidP="00D7394B">
      <w:pPr>
        <w:pStyle w:val="ListBullet"/>
        <w:numPr>
          <w:ilvl w:val="0"/>
          <w:numId w:val="16"/>
        </w:numPr>
        <w:rPr>
          <w:rFonts w:asciiTheme="minorHAnsi" w:hAnsiTheme="minorHAnsi"/>
          <w:sz w:val="24"/>
          <w:szCs w:val="24"/>
        </w:rPr>
      </w:pPr>
      <w:r w:rsidRPr="00D7394B">
        <w:rPr>
          <w:rFonts w:asciiTheme="minorHAnsi" w:hAnsiTheme="minorHAnsi"/>
          <w:sz w:val="24"/>
          <w:szCs w:val="24"/>
        </w:rPr>
        <w:t>Analyst adoption within EY Forensic &amp; Integrity Services engagements.</w:t>
      </w:r>
    </w:p>
    <w:p w14:paraId="79BAB5B4" w14:textId="77777777" w:rsidR="00D7394B" w:rsidRPr="00D7394B" w:rsidRDefault="00D7394B" w:rsidP="00D7394B">
      <w:pPr>
        <w:pStyle w:val="ListBullet"/>
        <w:numPr>
          <w:ilvl w:val="0"/>
          <w:numId w:val="16"/>
        </w:numPr>
        <w:rPr>
          <w:rFonts w:asciiTheme="minorHAnsi" w:hAnsiTheme="minorHAnsi"/>
          <w:sz w:val="24"/>
          <w:szCs w:val="24"/>
        </w:rPr>
      </w:pPr>
      <w:r w:rsidRPr="00D7394B">
        <w:rPr>
          <w:rFonts w:asciiTheme="minorHAnsi" w:hAnsiTheme="minorHAnsi"/>
          <w:sz w:val="24"/>
          <w:szCs w:val="24"/>
        </w:rPr>
        <w:t>Measurable reduction in manual link-charting and entity extraction effort.</w:t>
      </w:r>
    </w:p>
    <w:p w14:paraId="0AD9B221" w14:textId="77777777" w:rsidR="00D7394B" w:rsidRPr="00D7394B" w:rsidRDefault="00D7394B" w:rsidP="00D7394B">
      <w:pPr>
        <w:pStyle w:val="ListBullet"/>
        <w:numPr>
          <w:ilvl w:val="0"/>
          <w:numId w:val="16"/>
        </w:numPr>
        <w:rPr>
          <w:rFonts w:asciiTheme="minorHAnsi" w:hAnsiTheme="minorHAnsi"/>
          <w:sz w:val="24"/>
          <w:szCs w:val="24"/>
        </w:rPr>
      </w:pPr>
      <w:r w:rsidRPr="00D7394B">
        <w:rPr>
          <w:rFonts w:asciiTheme="minorHAnsi" w:hAnsiTheme="minorHAnsi"/>
          <w:sz w:val="24"/>
          <w:szCs w:val="24"/>
        </w:rPr>
        <w:t>AI extraction accuracy validated by analyst review queue acceptance rate (target: &gt;70% acceptance).</w:t>
      </w:r>
    </w:p>
    <w:p w14:paraId="5C9359A7" w14:textId="77777777" w:rsidR="00D7394B" w:rsidRPr="00D7394B" w:rsidRDefault="00D7394B" w:rsidP="00D7394B">
      <w:pPr>
        <w:pStyle w:val="ListBullet"/>
        <w:numPr>
          <w:ilvl w:val="0"/>
          <w:numId w:val="16"/>
        </w:numPr>
        <w:rPr>
          <w:rFonts w:asciiTheme="minorHAnsi" w:hAnsiTheme="minorHAnsi"/>
          <w:sz w:val="24"/>
          <w:szCs w:val="24"/>
        </w:rPr>
      </w:pPr>
      <w:r w:rsidRPr="00D7394B">
        <w:rPr>
          <w:rFonts w:asciiTheme="minorHAnsi" w:hAnsiTheme="minorHAnsi"/>
          <w:sz w:val="24"/>
          <w:szCs w:val="24"/>
        </w:rPr>
        <w:t>Demonstrated reusability across different investigation types (fraud, AML, asset tracing).</w:t>
      </w:r>
    </w:p>
    <w:p w14:paraId="254E0FDD" w14:textId="77777777" w:rsidR="00F15B98" w:rsidRPr="00F15B98" w:rsidRDefault="00F15B98" w:rsidP="00F15B98">
      <w:pPr>
        <w:pStyle w:val="ListBullet"/>
        <w:numPr>
          <w:ilvl w:val="0"/>
          <w:numId w:val="0"/>
        </w:numPr>
        <w:ind w:left="720"/>
        <w:rPr>
          <w:rFonts w:asciiTheme="minorHAnsi" w:hAnsiTheme="minorHAnsi"/>
          <w:sz w:val="24"/>
          <w:szCs w:val="24"/>
        </w:rPr>
      </w:pPr>
    </w:p>
    <w:p w14:paraId="29565218" w14:textId="4C1ACC19" w:rsidR="00D7394B" w:rsidRPr="00D7394B" w:rsidRDefault="00F15B98" w:rsidP="00621707">
      <w:pPr>
        <w:pStyle w:val="Heading1"/>
        <w:rPr>
          <w:rFonts w:asciiTheme="minorHAnsi" w:hAnsiTheme="minorHAnsi"/>
          <w:sz w:val="24"/>
          <w:szCs w:val="24"/>
        </w:rPr>
      </w:pPr>
      <w:bookmarkStart w:id="149" w:name="_Toc226039387"/>
      <w:r>
        <w:t>8</w:t>
      </w:r>
      <w:r w:rsidR="000B54C3">
        <w:t>. Assumptions</w:t>
      </w:r>
      <w:bookmarkEnd w:id="149"/>
    </w:p>
    <w:p w14:paraId="258186FE" w14:textId="0F3E57E7" w:rsidR="00621707" w:rsidRDefault="00621707" w:rsidP="00D7394B">
      <w:pPr>
        <w:pStyle w:val="ListBullet"/>
        <w:numPr>
          <w:ilvl w:val="0"/>
          <w:numId w:val="17"/>
        </w:numPr>
        <w:rPr>
          <w:rFonts w:asciiTheme="minorHAnsi" w:hAnsiTheme="minorHAnsi"/>
          <w:sz w:val="24"/>
          <w:szCs w:val="24"/>
        </w:rPr>
      </w:pPr>
      <w:r>
        <w:rPr>
          <w:rFonts w:asciiTheme="minorHAnsi" w:hAnsiTheme="minorHAnsi"/>
          <w:sz w:val="24"/>
          <w:szCs w:val="24"/>
        </w:rPr>
        <w:t xml:space="preserve">Independent research </w:t>
      </w:r>
      <w:r w:rsidR="009F6087">
        <w:rPr>
          <w:rFonts w:asciiTheme="minorHAnsi" w:hAnsiTheme="minorHAnsi"/>
          <w:sz w:val="24"/>
          <w:szCs w:val="24"/>
        </w:rPr>
        <w:t xml:space="preserve">results </w:t>
      </w:r>
      <w:r>
        <w:rPr>
          <w:rFonts w:asciiTheme="minorHAnsi" w:hAnsiTheme="minorHAnsi"/>
          <w:sz w:val="24"/>
          <w:szCs w:val="24"/>
        </w:rPr>
        <w:t xml:space="preserve">by Forensics </w:t>
      </w:r>
      <w:r w:rsidR="00B76335">
        <w:rPr>
          <w:rFonts w:asciiTheme="minorHAnsi" w:hAnsiTheme="minorHAnsi"/>
          <w:sz w:val="24"/>
          <w:szCs w:val="24"/>
        </w:rPr>
        <w:t xml:space="preserve">that </w:t>
      </w:r>
      <w:r w:rsidR="009F6087">
        <w:rPr>
          <w:rFonts w:asciiTheme="minorHAnsi" w:hAnsiTheme="minorHAnsi"/>
          <w:sz w:val="24"/>
          <w:szCs w:val="24"/>
        </w:rPr>
        <w:t>are</w:t>
      </w:r>
      <w:r w:rsidR="00B76335">
        <w:rPr>
          <w:rFonts w:asciiTheme="minorHAnsi" w:hAnsiTheme="minorHAnsi"/>
          <w:sz w:val="24"/>
          <w:szCs w:val="24"/>
        </w:rPr>
        <w:t xml:space="preserve"> not captured in the other documents must be </w:t>
      </w:r>
      <w:r>
        <w:rPr>
          <w:rFonts w:asciiTheme="minorHAnsi" w:hAnsiTheme="minorHAnsi"/>
          <w:sz w:val="24"/>
          <w:szCs w:val="24"/>
        </w:rPr>
        <w:t xml:space="preserve">uploaded </w:t>
      </w:r>
      <w:r w:rsidR="00B76335">
        <w:rPr>
          <w:rFonts w:asciiTheme="minorHAnsi" w:hAnsiTheme="minorHAnsi"/>
          <w:sz w:val="24"/>
          <w:szCs w:val="24"/>
        </w:rPr>
        <w:t>as .txt/.docx/.pdf</w:t>
      </w:r>
      <w:ins w:id="150" w:author="Laith Mufti" w:date="2026-04-10T13:15:00Z" w16du:dateUtc="2026-04-10T09:15:00Z">
        <w:r w:rsidR="00F12993">
          <w:rPr>
            <w:rFonts w:asciiTheme="minorHAnsi" w:hAnsiTheme="minorHAnsi"/>
            <w:sz w:val="24"/>
            <w:szCs w:val="24"/>
          </w:rPr>
          <w:t>/.xlsx/.csv</w:t>
        </w:r>
      </w:ins>
    </w:p>
    <w:p w14:paraId="6F9838BC" w14:textId="7561A129" w:rsidR="00D7394B" w:rsidRPr="00D7394B" w:rsidDel="00BF308B" w:rsidRDefault="00D7394B" w:rsidP="00D7394B">
      <w:pPr>
        <w:pStyle w:val="ListBullet"/>
        <w:numPr>
          <w:ilvl w:val="0"/>
          <w:numId w:val="17"/>
        </w:numPr>
        <w:rPr>
          <w:del w:id="151" w:author="Laith Mufti" w:date="2026-04-10T13:16:00Z" w16du:dateUtc="2026-04-10T09:16:00Z"/>
          <w:rFonts w:asciiTheme="minorHAnsi" w:hAnsiTheme="minorHAnsi"/>
          <w:sz w:val="24"/>
          <w:szCs w:val="24"/>
        </w:rPr>
      </w:pPr>
      <w:del w:id="152" w:author="Laith Mufti" w:date="2026-04-10T13:16:00Z" w16du:dateUtc="2026-04-10T09:16:00Z">
        <w:r w:rsidRPr="00D7394B" w:rsidDel="00BF308B">
          <w:rPr>
            <w:rFonts w:asciiTheme="minorHAnsi" w:hAnsiTheme="minorHAnsi"/>
            <w:sz w:val="24"/>
            <w:szCs w:val="24"/>
          </w:rPr>
          <w:delText>Investigation documents are in English.</w:delText>
        </w:r>
      </w:del>
      <w:ins w:id="153" w:author="Laith Mufti" w:date="2026-04-10T13:16:00Z" w16du:dateUtc="2026-04-10T09:16:00Z">
        <w:r w:rsidR="00BF308B" w:rsidRPr="00BF308B">
          <w:t xml:space="preserve"> </w:t>
        </w:r>
        <w:r w:rsidR="00BF308B" w:rsidRPr="00BF308B">
          <w:rPr>
            <w:rFonts w:asciiTheme="minorHAnsi" w:hAnsiTheme="minorHAnsi"/>
            <w:sz w:val="24"/>
            <w:szCs w:val="24"/>
          </w:rPr>
          <w:t xml:space="preserve">Investigation documents are primarily in English. Arabic text-based documents are also </w:t>
        </w:r>
        <w:proofErr w:type="spellStart"/>
        <w:r w:rsidR="00BF308B" w:rsidRPr="00BF308B">
          <w:rPr>
            <w:rFonts w:asciiTheme="minorHAnsi" w:hAnsiTheme="minorHAnsi"/>
            <w:sz w:val="24"/>
            <w:szCs w:val="24"/>
          </w:rPr>
          <w:t>supported</w:t>
        </w:r>
        <w:r w:rsidR="00BF308B">
          <w:rPr>
            <w:rFonts w:asciiTheme="minorHAnsi" w:hAnsiTheme="minorHAnsi"/>
            <w:sz w:val="24"/>
            <w:szCs w:val="24"/>
          </w:rPr>
          <w:t>.</w:t>
        </w:r>
      </w:ins>
    </w:p>
    <w:p w14:paraId="3DC57238" w14:textId="77777777" w:rsidR="00D7394B" w:rsidRPr="00D7394B" w:rsidRDefault="00D7394B" w:rsidP="00D7394B">
      <w:pPr>
        <w:pStyle w:val="ListBullet"/>
        <w:numPr>
          <w:ilvl w:val="0"/>
          <w:numId w:val="17"/>
        </w:numPr>
        <w:rPr>
          <w:rFonts w:asciiTheme="minorHAnsi" w:hAnsiTheme="minorHAnsi"/>
          <w:sz w:val="24"/>
          <w:szCs w:val="24"/>
        </w:rPr>
      </w:pPr>
      <w:r w:rsidRPr="00D7394B">
        <w:rPr>
          <w:rFonts w:asciiTheme="minorHAnsi" w:hAnsiTheme="minorHAnsi"/>
          <w:sz w:val="24"/>
          <w:szCs w:val="24"/>
        </w:rPr>
        <w:t>Document</w:t>
      </w:r>
      <w:proofErr w:type="spellEnd"/>
      <w:r w:rsidRPr="00D7394B">
        <w:rPr>
          <w:rFonts w:asciiTheme="minorHAnsi" w:hAnsiTheme="minorHAnsi"/>
          <w:sz w:val="24"/>
          <w:szCs w:val="24"/>
        </w:rPr>
        <w:t xml:space="preserve"> quality is sufficient for text extraction (not scanned images requiring OCR).</w:t>
      </w:r>
    </w:p>
    <w:p w14:paraId="692207EC" w14:textId="0BA3A37E" w:rsidR="00D7394B" w:rsidRPr="00D7394B" w:rsidRDefault="00D7394B" w:rsidP="00D7394B">
      <w:pPr>
        <w:pStyle w:val="ListBullet"/>
        <w:numPr>
          <w:ilvl w:val="0"/>
          <w:numId w:val="17"/>
        </w:numPr>
        <w:rPr>
          <w:rFonts w:asciiTheme="minorHAnsi" w:hAnsiTheme="minorHAnsi"/>
          <w:sz w:val="24"/>
          <w:szCs w:val="24"/>
        </w:rPr>
      </w:pPr>
      <w:r w:rsidRPr="00D7394B">
        <w:rPr>
          <w:rFonts w:asciiTheme="minorHAnsi" w:hAnsiTheme="minorHAnsi"/>
          <w:sz w:val="24"/>
          <w:szCs w:val="24"/>
        </w:rPr>
        <w:t xml:space="preserve">The </w:t>
      </w:r>
      <w:del w:id="154" w:author="Laith Mufti" w:date="2026-04-10T13:18:00Z" w16du:dateUtc="2026-04-10T09:18:00Z">
        <w:r w:rsidRPr="00D7394B" w:rsidDel="00244BDC">
          <w:rPr>
            <w:rFonts w:asciiTheme="minorHAnsi" w:hAnsiTheme="minorHAnsi"/>
            <w:sz w:val="24"/>
            <w:szCs w:val="24"/>
          </w:rPr>
          <w:delText xml:space="preserve">11 </w:delText>
        </w:r>
      </w:del>
      <w:ins w:id="155" w:author="Laith Mufti" w:date="2026-04-10T13:18:00Z" w16du:dateUtc="2026-04-10T09:18:00Z">
        <w:r w:rsidR="00244BDC">
          <w:rPr>
            <w:rFonts w:asciiTheme="minorHAnsi" w:hAnsiTheme="minorHAnsi"/>
            <w:sz w:val="24"/>
            <w:szCs w:val="24"/>
          </w:rPr>
          <w:t>12</w:t>
        </w:r>
        <w:r w:rsidR="00244BDC" w:rsidRPr="00D7394B">
          <w:rPr>
            <w:rFonts w:asciiTheme="minorHAnsi" w:hAnsiTheme="minorHAnsi"/>
            <w:sz w:val="24"/>
            <w:szCs w:val="24"/>
          </w:rPr>
          <w:t xml:space="preserve"> </w:t>
        </w:r>
      </w:ins>
      <w:r w:rsidRPr="00D7394B">
        <w:rPr>
          <w:rFonts w:asciiTheme="minorHAnsi" w:hAnsiTheme="minorHAnsi"/>
          <w:sz w:val="24"/>
          <w:szCs w:val="24"/>
        </w:rPr>
        <w:t>entity types and 2</w:t>
      </w:r>
      <w:r w:rsidR="00686B08">
        <w:rPr>
          <w:rFonts w:asciiTheme="minorHAnsi" w:hAnsiTheme="minorHAnsi"/>
          <w:sz w:val="24"/>
          <w:szCs w:val="24"/>
        </w:rPr>
        <w:t>5</w:t>
      </w:r>
      <w:r w:rsidRPr="00D7394B">
        <w:rPr>
          <w:rFonts w:asciiTheme="minorHAnsi" w:hAnsiTheme="minorHAnsi"/>
          <w:sz w:val="24"/>
          <w:szCs w:val="24"/>
        </w:rPr>
        <w:t xml:space="preserve"> relationship types cover </w:t>
      </w:r>
      <w:proofErr w:type="gramStart"/>
      <w:r w:rsidRPr="00D7394B">
        <w:rPr>
          <w:rFonts w:asciiTheme="minorHAnsi" w:hAnsiTheme="minorHAnsi"/>
          <w:sz w:val="24"/>
          <w:szCs w:val="24"/>
        </w:rPr>
        <w:t>the majority of</w:t>
      </w:r>
      <w:proofErr w:type="gramEnd"/>
      <w:r w:rsidRPr="00D7394B">
        <w:rPr>
          <w:rFonts w:asciiTheme="minorHAnsi" w:hAnsiTheme="minorHAnsi"/>
          <w:sz w:val="24"/>
          <w:szCs w:val="24"/>
        </w:rPr>
        <w:t xml:space="preserve"> forensic investigation scenarios.</w:t>
      </w:r>
    </w:p>
    <w:p w14:paraId="5996CA84" w14:textId="77777777" w:rsidR="00D7394B" w:rsidRPr="00D7394B" w:rsidRDefault="00D7394B" w:rsidP="00D7394B">
      <w:pPr>
        <w:pStyle w:val="ListBullet"/>
        <w:numPr>
          <w:ilvl w:val="0"/>
          <w:numId w:val="17"/>
        </w:numPr>
        <w:rPr>
          <w:rFonts w:asciiTheme="minorHAnsi" w:hAnsiTheme="minorHAnsi"/>
          <w:sz w:val="24"/>
          <w:szCs w:val="24"/>
        </w:rPr>
      </w:pPr>
      <w:r w:rsidRPr="00D7394B">
        <w:rPr>
          <w:rFonts w:asciiTheme="minorHAnsi" w:hAnsiTheme="minorHAnsi"/>
          <w:sz w:val="24"/>
          <w:szCs w:val="24"/>
        </w:rPr>
        <w:t>Subject matter expert (SME) availability for validation of extraction accuracy is estimated at less than 1 hour per week.</w:t>
      </w:r>
    </w:p>
    <w:p w14:paraId="08E4055F" w14:textId="77777777" w:rsidR="00D7394B" w:rsidRPr="00D7394B" w:rsidRDefault="00D7394B" w:rsidP="00D7394B">
      <w:pPr>
        <w:pStyle w:val="ListBullet"/>
        <w:numPr>
          <w:ilvl w:val="0"/>
          <w:numId w:val="17"/>
        </w:numPr>
        <w:rPr>
          <w:rFonts w:asciiTheme="minorHAnsi" w:hAnsiTheme="minorHAnsi"/>
          <w:sz w:val="24"/>
          <w:szCs w:val="24"/>
        </w:rPr>
      </w:pPr>
      <w:r w:rsidRPr="00D7394B">
        <w:rPr>
          <w:rFonts w:asciiTheme="minorHAnsi" w:hAnsiTheme="minorHAnsi"/>
          <w:sz w:val="24"/>
          <w:szCs w:val="24"/>
        </w:rPr>
        <w:t>Scoring methodology (confidence 1–10) is accepted by engagement leads before operational use.</w:t>
      </w:r>
    </w:p>
    <w:p w14:paraId="2FFE2E77" w14:textId="3D30B9C8" w:rsidR="009B6575" w:rsidRPr="00814956" w:rsidRDefault="00D7394B" w:rsidP="00F15B98">
      <w:pPr>
        <w:pStyle w:val="ListBullet"/>
        <w:numPr>
          <w:ilvl w:val="0"/>
          <w:numId w:val="17"/>
        </w:numPr>
        <w:rPr>
          <w:rFonts w:asciiTheme="minorHAnsi" w:eastAsiaTheme="minorHAnsi" w:hAnsiTheme="minorHAnsi"/>
          <w:color w:val="auto"/>
          <w:kern w:val="2"/>
          <w:sz w:val="24"/>
          <w:szCs w:val="24"/>
          <w14:ligatures w14:val="standardContextual"/>
        </w:rPr>
      </w:pPr>
      <w:r w:rsidRPr="00814956">
        <w:rPr>
          <w:rFonts w:asciiTheme="minorHAnsi" w:hAnsiTheme="minorHAnsi"/>
          <w:color w:val="auto"/>
          <w:sz w:val="24"/>
          <w:szCs w:val="24"/>
        </w:rPr>
        <w:t>Control of document uploads and graph data remains with the individual analyst session (no shared state).</w:t>
      </w:r>
      <w:r w:rsidR="009B6575" w:rsidRPr="00814956">
        <w:rPr>
          <w:rFonts w:asciiTheme="minorHAnsi" w:eastAsiaTheme="minorHAnsi" w:hAnsiTheme="minorHAnsi"/>
          <w:color w:val="auto"/>
          <w:kern w:val="2"/>
          <w:sz w:val="24"/>
          <w:szCs w:val="24"/>
          <w14:ligatures w14:val="standardContextual"/>
        </w:rPr>
        <w:br w:type="page"/>
      </w:r>
    </w:p>
    <w:p w14:paraId="346F7948" w14:textId="77777777" w:rsidR="00B85A6E" w:rsidRDefault="00B85A6E" w:rsidP="00B85A6E"/>
    <w:p w14:paraId="22A60FAB" w14:textId="1784EBA6" w:rsidR="002434AF" w:rsidRDefault="00F15B98">
      <w:pPr>
        <w:pStyle w:val="Heading1"/>
      </w:pPr>
      <w:bookmarkStart w:id="156" w:name="_Toc226039388"/>
      <w:r>
        <w:t>9</w:t>
      </w:r>
      <w:r w:rsidR="000B54C3">
        <w:t>. Appendix</w:t>
      </w:r>
      <w:bookmarkEnd w:id="156"/>
    </w:p>
    <w:p w14:paraId="276DEF45" w14:textId="77777777" w:rsidR="00F6222E" w:rsidRPr="00F6222E" w:rsidRDefault="00F6222E" w:rsidP="00F6222E">
      <w:pPr>
        <w:pStyle w:val="Heading2"/>
      </w:pPr>
      <w:bookmarkStart w:id="157" w:name="_Toc226039389"/>
      <w:r w:rsidRPr="00F6222E">
        <w:t>A. Entity Type Reference</w:t>
      </w:r>
      <w:bookmarkEnd w:id="157"/>
    </w:p>
    <w:tbl>
      <w:tblPr>
        <w:tblStyle w:val="TableGrid"/>
        <w:tblW w:w="0" w:type="auto"/>
        <w:jc w:val="center"/>
        <w:tblLook w:val="04A0" w:firstRow="1" w:lastRow="0" w:firstColumn="1" w:lastColumn="0" w:noHBand="0" w:noVBand="1"/>
        <w:tblPrChange w:id="158" w:author="Laith Mufti" w:date="2026-04-10T13:16:00Z" w16du:dateUtc="2026-04-10T09:16:00Z">
          <w:tblPr>
            <w:tblStyle w:val="TableGrid"/>
            <w:tblW w:w="0" w:type="auto"/>
            <w:jc w:val="center"/>
            <w:tblLook w:val="04A0" w:firstRow="1" w:lastRow="0" w:firstColumn="1" w:lastColumn="0" w:noHBand="0" w:noVBand="1"/>
          </w:tblPr>
        </w:tblPrChange>
      </w:tblPr>
      <w:tblGrid>
        <w:gridCol w:w="2377"/>
        <w:gridCol w:w="6663"/>
        <w:tblGridChange w:id="159">
          <w:tblGrid>
            <w:gridCol w:w="2266"/>
            <w:gridCol w:w="111"/>
            <w:gridCol w:w="6663"/>
          </w:tblGrid>
        </w:tblGridChange>
      </w:tblGrid>
      <w:tr w:rsidR="00F6222E" w14:paraId="5EE2AE44" w14:textId="77777777" w:rsidTr="000C3652">
        <w:trPr>
          <w:jc w:val="center"/>
          <w:trPrChange w:id="160" w:author="Laith Mufti" w:date="2026-04-10T13:16:00Z" w16du:dateUtc="2026-04-10T09:16:00Z">
            <w:trPr>
              <w:jc w:val="center"/>
            </w:trPr>
          </w:trPrChange>
        </w:trPr>
        <w:tc>
          <w:tcPr>
            <w:tcW w:w="2266" w:type="dxa"/>
            <w:shd w:val="clear" w:color="auto" w:fill="2E4057"/>
            <w:tcPrChange w:id="161" w:author="Laith Mufti" w:date="2026-04-10T13:16:00Z" w16du:dateUtc="2026-04-10T09:16:00Z">
              <w:tcPr>
                <w:tcW w:w="2268" w:type="dxa"/>
                <w:shd w:val="clear" w:color="auto" w:fill="2E4057"/>
              </w:tcPr>
            </w:tcPrChange>
          </w:tcPr>
          <w:p w14:paraId="3F80E855" w14:textId="77777777" w:rsidR="00F6222E" w:rsidRDefault="00F6222E" w:rsidP="00FE1228">
            <w:r>
              <w:rPr>
                <w:b/>
                <w:color w:val="FFFFFF"/>
                <w:sz w:val="20"/>
              </w:rPr>
              <w:t>Entity Type</w:t>
            </w:r>
          </w:p>
        </w:tc>
        <w:tc>
          <w:tcPr>
            <w:tcW w:w="6774" w:type="dxa"/>
            <w:shd w:val="clear" w:color="auto" w:fill="2E4057"/>
            <w:tcPrChange w:id="162" w:author="Laith Mufti" w:date="2026-04-10T13:16:00Z" w16du:dateUtc="2026-04-10T09:16:00Z">
              <w:tcPr>
                <w:tcW w:w="6803" w:type="dxa"/>
                <w:gridSpan w:val="2"/>
                <w:shd w:val="clear" w:color="auto" w:fill="2E4057"/>
              </w:tcPr>
            </w:tcPrChange>
          </w:tcPr>
          <w:p w14:paraId="4F5DDC8B" w14:textId="77777777" w:rsidR="00F6222E" w:rsidRDefault="00F6222E" w:rsidP="00FE1228">
            <w:r>
              <w:rPr>
                <w:b/>
                <w:color w:val="FFFFFF"/>
                <w:sz w:val="20"/>
              </w:rPr>
              <w:t>Description</w:t>
            </w:r>
          </w:p>
        </w:tc>
      </w:tr>
      <w:tr w:rsidR="00F6222E" w14:paraId="635AC537" w14:textId="77777777" w:rsidTr="000C3652">
        <w:trPr>
          <w:jc w:val="center"/>
          <w:trPrChange w:id="163" w:author="Laith Mufti" w:date="2026-04-10T13:16:00Z" w16du:dateUtc="2026-04-10T09:16:00Z">
            <w:trPr>
              <w:jc w:val="center"/>
            </w:trPr>
          </w:trPrChange>
        </w:trPr>
        <w:tc>
          <w:tcPr>
            <w:tcW w:w="2266" w:type="dxa"/>
            <w:tcPrChange w:id="164" w:author="Laith Mufti" w:date="2026-04-10T13:16:00Z" w16du:dateUtc="2026-04-10T09:16:00Z">
              <w:tcPr>
                <w:tcW w:w="2268" w:type="dxa"/>
              </w:tcPr>
            </w:tcPrChange>
          </w:tcPr>
          <w:p w14:paraId="39444484" w14:textId="77777777" w:rsidR="00F6222E" w:rsidRPr="006A27E9" w:rsidRDefault="00F6222E" w:rsidP="00FE1228">
            <w:pPr>
              <w:rPr>
                <w:sz w:val="20"/>
                <w:szCs w:val="20"/>
              </w:rPr>
            </w:pPr>
            <w:r w:rsidRPr="006A27E9">
              <w:rPr>
                <w:sz w:val="20"/>
                <w:szCs w:val="20"/>
              </w:rPr>
              <w:t>Person</w:t>
            </w:r>
          </w:p>
        </w:tc>
        <w:tc>
          <w:tcPr>
            <w:tcW w:w="6774" w:type="dxa"/>
            <w:tcPrChange w:id="165" w:author="Laith Mufti" w:date="2026-04-10T13:16:00Z" w16du:dateUtc="2026-04-10T09:16:00Z">
              <w:tcPr>
                <w:tcW w:w="6803" w:type="dxa"/>
                <w:gridSpan w:val="2"/>
              </w:tcPr>
            </w:tcPrChange>
          </w:tcPr>
          <w:p w14:paraId="0B053F51" w14:textId="77777777" w:rsidR="00F6222E" w:rsidRPr="006A27E9" w:rsidRDefault="00F6222E" w:rsidP="00FE1228">
            <w:pPr>
              <w:rPr>
                <w:sz w:val="20"/>
                <w:szCs w:val="20"/>
              </w:rPr>
            </w:pPr>
            <w:r w:rsidRPr="006A27E9">
              <w:rPr>
                <w:sz w:val="20"/>
                <w:szCs w:val="20"/>
              </w:rPr>
              <w:t>An individual (suspect, witness, employee, director, etc.)</w:t>
            </w:r>
          </w:p>
        </w:tc>
      </w:tr>
      <w:tr w:rsidR="00F6222E" w14:paraId="2797A3BB" w14:textId="77777777" w:rsidTr="000C3652">
        <w:trPr>
          <w:jc w:val="center"/>
          <w:trPrChange w:id="166" w:author="Laith Mufti" w:date="2026-04-10T13:16:00Z" w16du:dateUtc="2026-04-10T09:16:00Z">
            <w:trPr>
              <w:jc w:val="center"/>
            </w:trPr>
          </w:trPrChange>
        </w:trPr>
        <w:tc>
          <w:tcPr>
            <w:tcW w:w="2266" w:type="dxa"/>
            <w:shd w:val="clear" w:color="auto" w:fill="F2F2F2"/>
            <w:tcPrChange w:id="167" w:author="Laith Mufti" w:date="2026-04-10T13:16:00Z" w16du:dateUtc="2026-04-10T09:16:00Z">
              <w:tcPr>
                <w:tcW w:w="2268" w:type="dxa"/>
                <w:shd w:val="clear" w:color="auto" w:fill="F2F2F2"/>
              </w:tcPr>
            </w:tcPrChange>
          </w:tcPr>
          <w:p w14:paraId="2C4CB110" w14:textId="6F6B6C7F" w:rsidR="00F6222E" w:rsidRPr="006A27E9" w:rsidRDefault="00A726C4" w:rsidP="00FE1228">
            <w:pPr>
              <w:rPr>
                <w:sz w:val="20"/>
                <w:szCs w:val="20"/>
              </w:rPr>
            </w:pPr>
            <w:r w:rsidRPr="006A27E9">
              <w:rPr>
                <w:sz w:val="20"/>
                <w:szCs w:val="20"/>
              </w:rPr>
              <w:t>Organization</w:t>
            </w:r>
          </w:p>
        </w:tc>
        <w:tc>
          <w:tcPr>
            <w:tcW w:w="6774" w:type="dxa"/>
            <w:shd w:val="clear" w:color="auto" w:fill="F2F2F2"/>
            <w:tcPrChange w:id="168" w:author="Laith Mufti" w:date="2026-04-10T13:16:00Z" w16du:dateUtc="2026-04-10T09:16:00Z">
              <w:tcPr>
                <w:tcW w:w="6803" w:type="dxa"/>
                <w:gridSpan w:val="2"/>
                <w:shd w:val="clear" w:color="auto" w:fill="F2F2F2"/>
              </w:tcPr>
            </w:tcPrChange>
          </w:tcPr>
          <w:p w14:paraId="153183BD" w14:textId="77777777" w:rsidR="00F6222E" w:rsidRPr="006A27E9" w:rsidRDefault="00F6222E" w:rsidP="00FE1228">
            <w:pPr>
              <w:rPr>
                <w:sz w:val="20"/>
                <w:szCs w:val="20"/>
              </w:rPr>
            </w:pPr>
            <w:r w:rsidRPr="006A27E9">
              <w:rPr>
                <w:sz w:val="20"/>
                <w:szCs w:val="20"/>
              </w:rPr>
              <w:t>A company, shell entity, NGO, or government body</w:t>
            </w:r>
          </w:p>
        </w:tc>
      </w:tr>
      <w:tr w:rsidR="00F6222E" w14:paraId="58FB3733" w14:textId="77777777" w:rsidTr="000C3652">
        <w:trPr>
          <w:jc w:val="center"/>
          <w:trPrChange w:id="169" w:author="Laith Mufti" w:date="2026-04-10T13:16:00Z" w16du:dateUtc="2026-04-10T09:16:00Z">
            <w:trPr>
              <w:jc w:val="center"/>
            </w:trPr>
          </w:trPrChange>
        </w:trPr>
        <w:tc>
          <w:tcPr>
            <w:tcW w:w="2266" w:type="dxa"/>
            <w:tcPrChange w:id="170" w:author="Laith Mufti" w:date="2026-04-10T13:16:00Z" w16du:dateUtc="2026-04-10T09:16:00Z">
              <w:tcPr>
                <w:tcW w:w="2268" w:type="dxa"/>
              </w:tcPr>
            </w:tcPrChange>
          </w:tcPr>
          <w:p w14:paraId="7F710E01" w14:textId="77777777" w:rsidR="00F6222E" w:rsidRPr="006A27E9" w:rsidRDefault="00F6222E" w:rsidP="00FE1228">
            <w:pPr>
              <w:rPr>
                <w:sz w:val="20"/>
                <w:szCs w:val="20"/>
              </w:rPr>
            </w:pPr>
            <w:r w:rsidRPr="006A27E9">
              <w:rPr>
                <w:sz w:val="20"/>
                <w:szCs w:val="20"/>
              </w:rPr>
              <w:t>Account</w:t>
            </w:r>
          </w:p>
        </w:tc>
        <w:tc>
          <w:tcPr>
            <w:tcW w:w="6774" w:type="dxa"/>
            <w:tcPrChange w:id="171" w:author="Laith Mufti" w:date="2026-04-10T13:16:00Z" w16du:dateUtc="2026-04-10T09:16:00Z">
              <w:tcPr>
                <w:tcW w:w="6803" w:type="dxa"/>
                <w:gridSpan w:val="2"/>
              </w:tcPr>
            </w:tcPrChange>
          </w:tcPr>
          <w:p w14:paraId="2F332ABC" w14:textId="77777777" w:rsidR="00F6222E" w:rsidRPr="006A27E9" w:rsidRDefault="00F6222E" w:rsidP="00FE1228">
            <w:pPr>
              <w:rPr>
                <w:sz w:val="20"/>
                <w:szCs w:val="20"/>
              </w:rPr>
            </w:pPr>
            <w:r w:rsidRPr="006A27E9">
              <w:rPr>
                <w:sz w:val="20"/>
                <w:szCs w:val="20"/>
              </w:rPr>
              <w:t>A bank account, brokerage account, or crypto wallet</w:t>
            </w:r>
          </w:p>
        </w:tc>
      </w:tr>
      <w:tr w:rsidR="00F6222E" w14:paraId="12EB2E76" w14:textId="77777777" w:rsidTr="000C3652">
        <w:trPr>
          <w:jc w:val="center"/>
          <w:trPrChange w:id="172" w:author="Laith Mufti" w:date="2026-04-10T13:16:00Z" w16du:dateUtc="2026-04-10T09:16:00Z">
            <w:trPr>
              <w:jc w:val="center"/>
            </w:trPr>
          </w:trPrChange>
        </w:trPr>
        <w:tc>
          <w:tcPr>
            <w:tcW w:w="2266" w:type="dxa"/>
            <w:shd w:val="clear" w:color="auto" w:fill="F2F2F2"/>
            <w:tcPrChange w:id="173" w:author="Laith Mufti" w:date="2026-04-10T13:16:00Z" w16du:dateUtc="2026-04-10T09:16:00Z">
              <w:tcPr>
                <w:tcW w:w="2268" w:type="dxa"/>
                <w:shd w:val="clear" w:color="auto" w:fill="F2F2F2"/>
              </w:tcPr>
            </w:tcPrChange>
          </w:tcPr>
          <w:p w14:paraId="3881959D" w14:textId="77777777" w:rsidR="00F6222E" w:rsidRPr="006A27E9" w:rsidRDefault="00F6222E" w:rsidP="00FE1228">
            <w:pPr>
              <w:rPr>
                <w:sz w:val="20"/>
                <w:szCs w:val="20"/>
              </w:rPr>
            </w:pPr>
            <w:r w:rsidRPr="006A27E9">
              <w:rPr>
                <w:sz w:val="20"/>
                <w:szCs w:val="20"/>
              </w:rPr>
              <w:t>Phone</w:t>
            </w:r>
          </w:p>
        </w:tc>
        <w:tc>
          <w:tcPr>
            <w:tcW w:w="6774" w:type="dxa"/>
            <w:shd w:val="clear" w:color="auto" w:fill="F2F2F2"/>
            <w:tcPrChange w:id="174" w:author="Laith Mufti" w:date="2026-04-10T13:16:00Z" w16du:dateUtc="2026-04-10T09:16:00Z">
              <w:tcPr>
                <w:tcW w:w="6803" w:type="dxa"/>
                <w:gridSpan w:val="2"/>
                <w:shd w:val="clear" w:color="auto" w:fill="F2F2F2"/>
              </w:tcPr>
            </w:tcPrChange>
          </w:tcPr>
          <w:p w14:paraId="5E558C10" w14:textId="77777777" w:rsidR="00F6222E" w:rsidRPr="006A27E9" w:rsidRDefault="00F6222E" w:rsidP="00FE1228">
            <w:pPr>
              <w:rPr>
                <w:sz w:val="20"/>
                <w:szCs w:val="20"/>
              </w:rPr>
            </w:pPr>
            <w:r w:rsidRPr="006A27E9">
              <w:rPr>
                <w:sz w:val="20"/>
                <w:szCs w:val="20"/>
              </w:rPr>
              <w:t>A phone number (mobile or landline)</w:t>
            </w:r>
          </w:p>
        </w:tc>
      </w:tr>
      <w:tr w:rsidR="00F6222E" w14:paraId="3CD6E0C2" w14:textId="77777777" w:rsidTr="000C3652">
        <w:trPr>
          <w:jc w:val="center"/>
          <w:trPrChange w:id="175" w:author="Laith Mufti" w:date="2026-04-10T13:16:00Z" w16du:dateUtc="2026-04-10T09:16:00Z">
            <w:trPr>
              <w:jc w:val="center"/>
            </w:trPr>
          </w:trPrChange>
        </w:trPr>
        <w:tc>
          <w:tcPr>
            <w:tcW w:w="2266" w:type="dxa"/>
            <w:tcPrChange w:id="176" w:author="Laith Mufti" w:date="2026-04-10T13:16:00Z" w16du:dateUtc="2026-04-10T09:16:00Z">
              <w:tcPr>
                <w:tcW w:w="2268" w:type="dxa"/>
              </w:tcPr>
            </w:tcPrChange>
          </w:tcPr>
          <w:p w14:paraId="636226E1" w14:textId="77777777" w:rsidR="00F6222E" w:rsidRPr="006A27E9" w:rsidRDefault="00F6222E" w:rsidP="00FE1228">
            <w:pPr>
              <w:rPr>
                <w:sz w:val="20"/>
                <w:szCs w:val="20"/>
              </w:rPr>
            </w:pPr>
            <w:r w:rsidRPr="006A27E9">
              <w:rPr>
                <w:sz w:val="20"/>
                <w:szCs w:val="20"/>
              </w:rPr>
              <w:t>Address</w:t>
            </w:r>
          </w:p>
        </w:tc>
        <w:tc>
          <w:tcPr>
            <w:tcW w:w="6774" w:type="dxa"/>
            <w:tcPrChange w:id="177" w:author="Laith Mufti" w:date="2026-04-10T13:16:00Z" w16du:dateUtc="2026-04-10T09:16:00Z">
              <w:tcPr>
                <w:tcW w:w="6803" w:type="dxa"/>
                <w:gridSpan w:val="2"/>
              </w:tcPr>
            </w:tcPrChange>
          </w:tcPr>
          <w:p w14:paraId="477A608D" w14:textId="77777777" w:rsidR="00F6222E" w:rsidRPr="006A27E9" w:rsidRDefault="00F6222E" w:rsidP="00FE1228">
            <w:pPr>
              <w:rPr>
                <w:sz w:val="20"/>
                <w:szCs w:val="20"/>
              </w:rPr>
            </w:pPr>
            <w:r w:rsidRPr="006A27E9">
              <w:rPr>
                <w:sz w:val="20"/>
                <w:szCs w:val="20"/>
              </w:rPr>
              <w:t>A physical address (residential, office, registered)</w:t>
            </w:r>
          </w:p>
        </w:tc>
      </w:tr>
      <w:tr w:rsidR="00F6222E" w14:paraId="2A5BD253" w14:textId="77777777" w:rsidTr="000C3652">
        <w:trPr>
          <w:jc w:val="center"/>
          <w:trPrChange w:id="178" w:author="Laith Mufti" w:date="2026-04-10T13:16:00Z" w16du:dateUtc="2026-04-10T09:16:00Z">
            <w:trPr>
              <w:jc w:val="center"/>
            </w:trPr>
          </w:trPrChange>
        </w:trPr>
        <w:tc>
          <w:tcPr>
            <w:tcW w:w="2266" w:type="dxa"/>
            <w:shd w:val="clear" w:color="auto" w:fill="F2F2F2"/>
            <w:tcPrChange w:id="179" w:author="Laith Mufti" w:date="2026-04-10T13:16:00Z" w16du:dateUtc="2026-04-10T09:16:00Z">
              <w:tcPr>
                <w:tcW w:w="2268" w:type="dxa"/>
                <w:shd w:val="clear" w:color="auto" w:fill="F2F2F2"/>
              </w:tcPr>
            </w:tcPrChange>
          </w:tcPr>
          <w:p w14:paraId="1A793CA8" w14:textId="77777777" w:rsidR="00F6222E" w:rsidRPr="006A27E9" w:rsidRDefault="00F6222E" w:rsidP="00FE1228">
            <w:pPr>
              <w:rPr>
                <w:sz w:val="20"/>
                <w:szCs w:val="20"/>
              </w:rPr>
            </w:pPr>
            <w:r w:rsidRPr="006A27E9">
              <w:rPr>
                <w:sz w:val="20"/>
                <w:szCs w:val="20"/>
              </w:rPr>
              <w:t>Vehicle</w:t>
            </w:r>
          </w:p>
        </w:tc>
        <w:tc>
          <w:tcPr>
            <w:tcW w:w="6774" w:type="dxa"/>
            <w:shd w:val="clear" w:color="auto" w:fill="F2F2F2"/>
            <w:tcPrChange w:id="180" w:author="Laith Mufti" w:date="2026-04-10T13:16:00Z" w16du:dateUtc="2026-04-10T09:16:00Z">
              <w:tcPr>
                <w:tcW w:w="6803" w:type="dxa"/>
                <w:gridSpan w:val="2"/>
                <w:shd w:val="clear" w:color="auto" w:fill="F2F2F2"/>
              </w:tcPr>
            </w:tcPrChange>
          </w:tcPr>
          <w:p w14:paraId="3818CC21" w14:textId="77777777" w:rsidR="00F6222E" w:rsidRPr="006A27E9" w:rsidRDefault="00F6222E" w:rsidP="00FE1228">
            <w:pPr>
              <w:rPr>
                <w:sz w:val="20"/>
                <w:szCs w:val="20"/>
              </w:rPr>
            </w:pPr>
            <w:r w:rsidRPr="006A27E9">
              <w:rPr>
                <w:sz w:val="20"/>
                <w:szCs w:val="20"/>
              </w:rPr>
              <w:t>A vehicle (car, boat, aircraft)</w:t>
            </w:r>
          </w:p>
        </w:tc>
      </w:tr>
      <w:tr w:rsidR="00F6222E" w14:paraId="4844788C" w14:textId="77777777" w:rsidTr="000C3652">
        <w:trPr>
          <w:jc w:val="center"/>
          <w:trPrChange w:id="181" w:author="Laith Mufti" w:date="2026-04-10T13:16:00Z" w16du:dateUtc="2026-04-10T09:16:00Z">
            <w:trPr>
              <w:jc w:val="center"/>
            </w:trPr>
          </w:trPrChange>
        </w:trPr>
        <w:tc>
          <w:tcPr>
            <w:tcW w:w="2266" w:type="dxa"/>
            <w:tcPrChange w:id="182" w:author="Laith Mufti" w:date="2026-04-10T13:16:00Z" w16du:dateUtc="2026-04-10T09:16:00Z">
              <w:tcPr>
                <w:tcW w:w="2268" w:type="dxa"/>
              </w:tcPr>
            </w:tcPrChange>
          </w:tcPr>
          <w:p w14:paraId="1FA086CE" w14:textId="77777777" w:rsidR="00F6222E" w:rsidRPr="006A27E9" w:rsidRDefault="00F6222E" w:rsidP="00FE1228">
            <w:pPr>
              <w:rPr>
                <w:sz w:val="20"/>
                <w:szCs w:val="20"/>
              </w:rPr>
            </w:pPr>
            <w:r w:rsidRPr="006A27E9">
              <w:rPr>
                <w:sz w:val="20"/>
                <w:szCs w:val="20"/>
              </w:rPr>
              <w:t>Email</w:t>
            </w:r>
          </w:p>
        </w:tc>
        <w:tc>
          <w:tcPr>
            <w:tcW w:w="6774" w:type="dxa"/>
            <w:tcPrChange w:id="183" w:author="Laith Mufti" w:date="2026-04-10T13:16:00Z" w16du:dateUtc="2026-04-10T09:16:00Z">
              <w:tcPr>
                <w:tcW w:w="6803" w:type="dxa"/>
                <w:gridSpan w:val="2"/>
              </w:tcPr>
            </w:tcPrChange>
          </w:tcPr>
          <w:p w14:paraId="6C605FB4" w14:textId="77777777" w:rsidR="00F6222E" w:rsidRPr="006A27E9" w:rsidRDefault="00F6222E" w:rsidP="00FE1228">
            <w:pPr>
              <w:rPr>
                <w:sz w:val="20"/>
                <w:szCs w:val="20"/>
              </w:rPr>
            </w:pPr>
            <w:r w:rsidRPr="006A27E9">
              <w:rPr>
                <w:sz w:val="20"/>
                <w:szCs w:val="20"/>
              </w:rPr>
              <w:t>An email address</w:t>
            </w:r>
          </w:p>
        </w:tc>
      </w:tr>
      <w:tr w:rsidR="00F6222E" w14:paraId="4E4FE982" w14:textId="77777777" w:rsidTr="000C3652">
        <w:trPr>
          <w:jc w:val="center"/>
          <w:trPrChange w:id="184" w:author="Laith Mufti" w:date="2026-04-10T13:16:00Z" w16du:dateUtc="2026-04-10T09:16:00Z">
            <w:trPr>
              <w:jc w:val="center"/>
            </w:trPr>
          </w:trPrChange>
        </w:trPr>
        <w:tc>
          <w:tcPr>
            <w:tcW w:w="2266" w:type="dxa"/>
            <w:shd w:val="clear" w:color="auto" w:fill="F2F2F2"/>
            <w:tcPrChange w:id="185" w:author="Laith Mufti" w:date="2026-04-10T13:16:00Z" w16du:dateUtc="2026-04-10T09:16:00Z">
              <w:tcPr>
                <w:tcW w:w="2268" w:type="dxa"/>
                <w:shd w:val="clear" w:color="auto" w:fill="F2F2F2"/>
              </w:tcPr>
            </w:tcPrChange>
          </w:tcPr>
          <w:p w14:paraId="05D16BF4" w14:textId="77777777" w:rsidR="00F6222E" w:rsidRPr="006A27E9" w:rsidRDefault="00F6222E" w:rsidP="00FE1228">
            <w:pPr>
              <w:rPr>
                <w:sz w:val="20"/>
                <w:szCs w:val="20"/>
              </w:rPr>
            </w:pPr>
            <w:r w:rsidRPr="006A27E9">
              <w:rPr>
                <w:sz w:val="20"/>
                <w:szCs w:val="20"/>
              </w:rPr>
              <w:t>MoneyTransfer</w:t>
            </w:r>
          </w:p>
        </w:tc>
        <w:tc>
          <w:tcPr>
            <w:tcW w:w="6774" w:type="dxa"/>
            <w:shd w:val="clear" w:color="auto" w:fill="F2F2F2"/>
            <w:tcPrChange w:id="186" w:author="Laith Mufti" w:date="2026-04-10T13:16:00Z" w16du:dateUtc="2026-04-10T09:16:00Z">
              <w:tcPr>
                <w:tcW w:w="6803" w:type="dxa"/>
                <w:gridSpan w:val="2"/>
                <w:shd w:val="clear" w:color="auto" w:fill="F2F2F2"/>
              </w:tcPr>
            </w:tcPrChange>
          </w:tcPr>
          <w:p w14:paraId="4E2721FE" w14:textId="77777777" w:rsidR="00F6222E" w:rsidRPr="006A27E9" w:rsidRDefault="00F6222E" w:rsidP="00FE1228">
            <w:pPr>
              <w:rPr>
                <w:sz w:val="20"/>
                <w:szCs w:val="20"/>
              </w:rPr>
            </w:pPr>
            <w:r w:rsidRPr="006A27E9">
              <w:rPr>
                <w:sz w:val="20"/>
                <w:szCs w:val="20"/>
              </w:rPr>
              <w:t>A specific financial transaction or wire transfer</w:t>
            </w:r>
          </w:p>
        </w:tc>
      </w:tr>
      <w:tr w:rsidR="00F6222E" w14:paraId="0CBC6DA9" w14:textId="77777777" w:rsidTr="000C3652">
        <w:trPr>
          <w:jc w:val="center"/>
          <w:trPrChange w:id="187" w:author="Laith Mufti" w:date="2026-04-10T13:16:00Z" w16du:dateUtc="2026-04-10T09:16:00Z">
            <w:trPr>
              <w:jc w:val="center"/>
            </w:trPr>
          </w:trPrChange>
        </w:trPr>
        <w:tc>
          <w:tcPr>
            <w:tcW w:w="2266" w:type="dxa"/>
            <w:tcPrChange w:id="188" w:author="Laith Mufti" w:date="2026-04-10T13:16:00Z" w16du:dateUtc="2026-04-10T09:16:00Z">
              <w:tcPr>
                <w:tcW w:w="2268" w:type="dxa"/>
              </w:tcPr>
            </w:tcPrChange>
          </w:tcPr>
          <w:p w14:paraId="6ABE1111" w14:textId="77777777" w:rsidR="00F6222E" w:rsidRPr="006A27E9" w:rsidRDefault="00F6222E" w:rsidP="00FE1228">
            <w:pPr>
              <w:rPr>
                <w:sz w:val="20"/>
                <w:szCs w:val="20"/>
              </w:rPr>
            </w:pPr>
            <w:r w:rsidRPr="006A27E9">
              <w:rPr>
                <w:sz w:val="20"/>
                <w:szCs w:val="20"/>
              </w:rPr>
              <w:t>Document</w:t>
            </w:r>
          </w:p>
        </w:tc>
        <w:tc>
          <w:tcPr>
            <w:tcW w:w="6774" w:type="dxa"/>
            <w:tcPrChange w:id="189" w:author="Laith Mufti" w:date="2026-04-10T13:16:00Z" w16du:dateUtc="2026-04-10T09:16:00Z">
              <w:tcPr>
                <w:tcW w:w="6803" w:type="dxa"/>
                <w:gridSpan w:val="2"/>
              </w:tcPr>
            </w:tcPrChange>
          </w:tcPr>
          <w:p w14:paraId="18A1A826" w14:textId="77777777" w:rsidR="00F6222E" w:rsidRPr="006A27E9" w:rsidRDefault="00F6222E" w:rsidP="00FE1228">
            <w:pPr>
              <w:rPr>
                <w:sz w:val="20"/>
                <w:szCs w:val="20"/>
              </w:rPr>
            </w:pPr>
            <w:r w:rsidRPr="006A27E9">
              <w:rPr>
                <w:sz w:val="20"/>
                <w:szCs w:val="20"/>
              </w:rPr>
              <w:t>A legal document, agreement, or filing</w:t>
            </w:r>
          </w:p>
        </w:tc>
      </w:tr>
      <w:tr w:rsidR="00F6222E" w14:paraId="4E112F05" w14:textId="77777777" w:rsidTr="000C3652">
        <w:trPr>
          <w:jc w:val="center"/>
          <w:trPrChange w:id="190" w:author="Laith Mufti" w:date="2026-04-10T13:16:00Z" w16du:dateUtc="2026-04-10T09:16:00Z">
            <w:trPr>
              <w:jc w:val="center"/>
            </w:trPr>
          </w:trPrChange>
        </w:trPr>
        <w:tc>
          <w:tcPr>
            <w:tcW w:w="2266" w:type="dxa"/>
            <w:shd w:val="clear" w:color="auto" w:fill="F2F2F2"/>
            <w:tcPrChange w:id="191" w:author="Laith Mufti" w:date="2026-04-10T13:16:00Z" w16du:dateUtc="2026-04-10T09:16:00Z">
              <w:tcPr>
                <w:tcW w:w="2268" w:type="dxa"/>
                <w:shd w:val="clear" w:color="auto" w:fill="F2F2F2"/>
              </w:tcPr>
            </w:tcPrChange>
          </w:tcPr>
          <w:p w14:paraId="33C7942F" w14:textId="77777777" w:rsidR="00F6222E" w:rsidRPr="006A27E9" w:rsidRDefault="00F6222E" w:rsidP="00FE1228">
            <w:pPr>
              <w:rPr>
                <w:sz w:val="20"/>
                <w:szCs w:val="20"/>
              </w:rPr>
            </w:pPr>
            <w:r w:rsidRPr="006A27E9">
              <w:rPr>
                <w:sz w:val="20"/>
                <w:szCs w:val="20"/>
              </w:rPr>
              <w:t>Event</w:t>
            </w:r>
          </w:p>
        </w:tc>
        <w:tc>
          <w:tcPr>
            <w:tcW w:w="6774" w:type="dxa"/>
            <w:shd w:val="clear" w:color="auto" w:fill="F2F2F2"/>
            <w:tcPrChange w:id="192" w:author="Laith Mufti" w:date="2026-04-10T13:16:00Z" w16du:dateUtc="2026-04-10T09:16:00Z">
              <w:tcPr>
                <w:tcW w:w="6803" w:type="dxa"/>
                <w:gridSpan w:val="2"/>
                <w:shd w:val="clear" w:color="auto" w:fill="F2F2F2"/>
              </w:tcPr>
            </w:tcPrChange>
          </w:tcPr>
          <w:p w14:paraId="0A8C93DD" w14:textId="77777777" w:rsidR="00F6222E" w:rsidRPr="006A27E9" w:rsidRDefault="00F6222E" w:rsidP="00FE1228">
            <w:pPr>
              <w:rPr>
                <w:sz w:val="20"/>
                <w:szCs w:val="20"/>
              </w:rPr>
            </w:pPr>
            <w:r w:rsidRPr="006A27E9">
              <w:rPr>
                <w:sz w:val="20"/>
                <w:szCs w:val="20"/>
              </w:rPr>
              <w:t>A meeting, board session, trip, or incident</w:t>
            </w:r>
          </w:p>
        </w:tc>
      </w:tr>
      <w:tr w:rsidR="00F6222E" w14:paraId="10D3F50D" w14:textId="77777777" w:rsidTr="000C3652">
        <w:trPr>
          <w:jc w:val="center"/>
          <w:trPrChange w:id="193" w:author="Laith Mufti" w:date="2026-04-10T13:16:00Z" w16du:dateUtc="2026-04-10T09:16:00Z">
            <w:trPr>
              <w:jc w:val="center"/>
            </w:trPr>
          </w:trPrChange>
        </w:trPr>
        <w:tc>
          <w:tcPr>
            <w:tcW w:w="2266" w:type="dxa"/>
            <w:tcPrChange w:id="194" w:author="Laith Mufti" w:date="2026-04-10T13:16:00Z" w16du:dateUtc="2026-04-10T09:16:00Z">
              <w:tcPr>
                <w:tcW w:w="2268" w:type="dxa"/>
              </w:tcPr>
            </w:tcPrChange>
          </w:tcPr>
          <w:p w14:paraId="0445B354" w14:textId="77777777" w:rsidR="00F6222E" w:rsidRPr="006A27E9" w:rsidRDefault="00F6222E" w:rsidP="00FE1228">
            <w:pPr>
              <w:rPr>
                <w:sz w:val="20"/>
                <w:szCs w:val="20"/>
              </w:rPr>
            </w:pPr>
            <w:commentRangeStart w:id="195"/>
            <w:commentRangeStart w:id="196"/>
            <w:commentRangeStart w:id="197"/>
            <w:r w:rsidRPr="006A27E9">
              <w:rPr>
                <w:sz w:val="20"/>
                <w:szCs w:val="20"/>
              </w:rPr>
              <w:t>Location</w:t>
            </w:r>
            <w:commentRangeEnd w:id="195"/>
            <w:r w:rsidR="00E45C87">
              <w:rPr>
                <w:rStyle w:val="CommentReference"/>
              </w:rPr>
              <w:commentReference w:id="195"/>
            </w:r>
            <w:commentRangeEnd w:id="196"/>
            <w:r w:rsidR="00535E9D">
              <w:rPr>
                <w:rStyle w:val="CommentReference"/>
              </w:rPr>
              <w:commentReference w:id="196"/>
            </w:r>
            <w:commentRangeEnd w:id="197"/>
            <w:r w:rsidR="00B17972">
              <w:rPr>
                <w:rStyle w:val="CommentReference"/>
              </w:rPr>
              <w:commentReference w:id="197"/>
            </w:r>
          </w:p>
        </w:tc>
        <w:tc>
          <w:tcPr>
            <w:tcW w:w="6774" w:type="dxa"/>
            <w:tcPrChange w:id="198" w:author="Laith Mufti" w:date="2026-04-10T13:16:00Z" w16du:dateUtc="2026-04-10T09:16:00Z">
              <w:tcPr>
                <w:tcW w:w="6803" w:type="dxa"/>
                <w:gridSpan w:val="2"/>
              </w:tcPr>
            </w:tcPrChange>
          </w:tcPr>
          <w:p w14:paraId="00FD4F32" w14:textId="77777777" w:rsidR="00F6222E" w:rsidRPr="006A27E9" w:rsidRDefault="00F6222E" w:rsidP="00FE1228">
            <w:pPr>
              <w:rPr>
                <w:sz w:val="20"/>
                <w:szCs w:val="20"/>
              </w:rPr>
            </w:pPr>
            <w:r w:rsidRPr="006A27E9">
              <w:rPr>
                <w:sz w:val="20"/>
                <w:szCs w:val="20"/>
              </w:rPr>
              <w:t>A country, city, or jurisdiction</w:t>
            </w:r>
          </w:p>
        </w:tc>
      </w:tr>
      <w:tr w:rsidR="000C3652" w14:paraId="09319D69" w14:textId="77777777" w:rsidTr="000C3652">
        <w:trPr>
          <w:jc w:val="center"/>
          <w:ins w:id="199" w:author="Laith Mufti" w:date="2026-04-10T13:16:00Z"/>
          <w:trPrChange w:id="200" w:author="Laith Mufti" w:date="2026-04-10T13:16:00Z" w16du:dateUtc="2026-04-10T09:16:00Z">
            <w:trPr>
              <w:jc w:val="center"/>
            </w:trPr>
          </w:trPrChange>
        </w:trPr>
        <w:tc>
          <w:tcPr>
            <w:tcW w:w="2266" w:type="dxa"/>
            <w:tcPrChange w:id="201" w:author="Laith Mufti" w:date="2026-04-10T13:16:00Z" w16du:dateUtc="2026-04-10T09:16:00Z">
              <w:tcPr>
                <w:tcW w:w="2268" w:type="dxa"/>
              </w:tcPr>
            </w:tcPrChange>
          </w:tcPr>
          <w:p w14:paraId="315E9862" w14:textId="4753F954" w:rsidR="000C3652" w:rsidRPr="006A27E9" w:rsidRDefault="000C3652" w:rsidP="00FE1228">
            <w:pPr>
              <w:rPr>
                <w:ins w:id="202" w:author="Laith Mufti" w:date="2026-04-10T13:16:00Z" w16du:dateUtc="2026-04-10T09:16:00Z"/>
                <w:sz w:val="20"/>
                <w:szCs w:val="20"/>
              </w:rPr>
            </w:pPr>
            <w:proofErr w:type="spellStart"/>
            <w:ins w:id="203" w:author="Laith Mufti" w:date="2026-04-10T13:16:00Z" w16du:dateUtc="2026-04-10T09:16:00Z">
              <w:r>
                <w:rPr>
                  <w:sz w:val="20"/>
                  <w:szCs w:val="20"/>
                </w:rPr>
                <w:t>SocialMediaAccount</w:t>
              </w:r>
              <w:proofErr w:type="spellEnd"/>
            </w:ins>
          </w:p>
        </w:tc>
        <w:tc>
          <w:tcPr>
            <w:tcW w:w="6774" w:type="dxa"/>
            <w:tcPrChange w:id="204" w:author="Laith Mufti" w:date="2026-04-10T13:16:00Z" w16du:dateUtc="2026-04-10T09:16:00Z">
              <w:tcPr>
                <w:tcW w:w="6803" w:type="dxa"/>
                <w:gridSpan w:val="2"/>
              </w:tcPr>
            </w:tcPrChange>
          </w:tcPr>
          <w:p w14:paraId="1508AF16" w14:textId="08B639CD" w:rsidR="000C3652" w:rsidRPr="006A27E9" w:rsidRDefault="000C3652" w:rsidP="00FE1228">
            <w:pPr>
              <w:rPr>
                <w:ins w:id="205" w:author="Laith Mufti" w:date="2026-04-10T13:16:00Z" w16du:dateUtc="2026-04-10T09:16:00Z"/>
                <w:sz w:val="20"/>
                <w:szCs w:val="20"/>
              </w:rPr>
            </w:pPr>
            <w:ins w:id="206" w:author="Laith Mufti" w:date="2026-04-10T13:16:00Z" w16du:dateUtc="2026-04-10T09:16:00Z">
              <w:r>
                <w:rPr>
                  <w:sz w:val="20"/>
                  <w:szCs w:val="20"/>
                </w:rPr>
                <w:t xml:space="preserve">A social media profile or </w:t>
              </w:r>
            </w:ins>
            <w:ins w:id="207" w:author="Laith Mufti" w:date="2026-04-10T13:17:00Z" w16du:dateUtc="2026-04-10T09:17:00Z">
              <w:r>
                <w:rPr>
                  <w:sz w:val="20"/>
                  <w:szCs w:val="20"/>
                </w:rPr>
                <w:t>account (e.g. Twitter, LinkedIn, Instagram)</w:t>
              </w:r>
            </w:ins>
          </w:p>
        </w:tc>
      </w:tr>
    </w:tbl>
    <w:p w14:paraId="2E6CBCEE" w14:textId="7213FA6C" w:rsidR="0066574A" w:rsidRDefault="0066574A" w:rsidP="00F6222E">
      <w:r>
        <w:br w:type="page"/>
      </w:r>
    </w:p>
    <w:p w14:paraId="037AF48E" w14:textId="77777777" w:rsidR="00F6222E" w:rsidRDefault="00F6222E" w:rsidP="00F6222E"/>
    <w:p w14:paraId="1C98C733" w14:textId="77777777" w:rsidR="00F6222E" w:rsidRDefault="00F6222E" w:rsidP="00F6222E">
      <w:pPr>
        <w:pStyle w:val="Heading2"/>
      </w:pPr>
      <w:bookmarkStart w:id="208" w:name="_Toc226039390"/>
      <w:r>
        <w:t>B. Relationship Type Reference</w:t>
      </w:r>
      <w:bookmarkEnd w:id="208"/>
    </w:p>
    <w:tbl>
      <w:tblPr>
        <w:tblStyle w:val="TableGrid"/>
        <w:tblW w:w="0" w:type="auto"/>
        <w:jc w:val="center"/>
        <w:tblLook w:val="04A0" w:firstRow="1" w:lastRow="0" w:firstColumn="1" w:lastColumn="0" w:noHBand="0" w:noVBand="1"/>
      </w:tblPr>
      <w:tblGrid>
        <w:gridCol w:w="2267"/>
        <w:gridCol w:w="6773"/>
      </w:tblGrid>
      <w:tr w:rsidR="00F6222E" w14:paraId="42A46478" w14:textId="77777777" w:rsidTr="00FE1228">
        <w:trPr>
          <w:jc w:val="center"/>
        </w:trPr>
        <w:tc>
          <w:tcPr>
            <w:tcW w:w="2268" w:type="dxa"/>
            <w:shd w:val="clear" w:color="auto" w:fill="2E4057"/>
          </w:tcPr>
          <w:p w14:paraId="2C1EAB5C" w14:textId="77777777" w:rsidR="00F6222E" w:rsidRPr="00F6222E" w:rsidRDefault="00F6222E" w:rsidP="00FE1228">
            <w:r w:rsidRPr="00F6222E">
              <w:rPr>
                <w:b/>
                <w:color w:val="FFFFFF"/>
              </w:rPr>
              <w:t>Relationship Type</w:t>
            </w:r>
          </w:p>
        </w:tc>
        <w:tc>
          <w:tcPr>
            <w:tcW w:w="6803" w:type="dxa"/>
            <w:shd w:val="clear" w:color="auto" w:fill="2E4057"/>
          </w:tcPr>
          <w:p w14:paraId="2FA0B09E" w14:textId="77777777" w:rsidR="00F6222E" w:rsidRPr="00F6222E" w:rsidRDefault="00F6222E" w:rsidP="00FE1228">
            <w:r w:rsidRPr="00F6222E">
              <w:rPr>
                <w:b/>
                <w:color w:val="FFFFFF"/>
              </w:rPr>
              <w:t>Description</w:t>
            </w:r>
          </w:p>
        </w:tc>
      </w:tr>
      <w:tr w:rsidR="00F6222E" w14:paraId="49A44D10" w14:textId="77777777" w:rsidTr="00FE1228">
        <w:trPr>
          <w:jc w:val="center"/>
        </w:trPr>
        <w:tc>
          <w:tcPr>
            <w:tcW w:w="2268" w:type="dxa"/>
          </w:tcPr>
          <w:p w14:paraId="37AF213B" w14:textId="77777777" w:rsidR="00F6222E" w:rsidRPr="006A27E9" w:rsidRDefault="00F6222E" w:rsidP="00FE1228">
            <w:pPr>
              <w:rPr>
                <w:sz w:val="20"/>
                <w:szCs w:val="20"/>
              </w:rPr>
            </w:pPr>
            <w:r w:rsidRPr="006A27E9">
              <w:rPr>
                <w:sz w:val="20"/>
                <w:szCs w:val="20"/>
              </w:rPr>
              <w:t>owns</w:t>
            </w:r>
          </w:p>
        </w:tc>
        <w:tc>
          <w:tcPr>
            <w:tcW w:w="6803" w:type="dxa"/>
          </w:tcPr>
          <w:p w14:paraId="549A971E" w14:textId="77777777" w:rsidR="00F6222E" w:rsidRPr="006A27E9" w:rsidRDefault="00F6222E" w:rsidP="00FE1228">
            <w:pPr>
              <w:rPr>
                <w:sz w:val="20"/>
                <w:szCs w:val="20"/>
              </w:rPr>
            </w:pPr>
            <w:r w:rsidRPr="006A27E9">
              <w:rPr>
                <w:sz w:val="20"/>
                <w:szCs w:val="20"/>
              </w:rPr>
              <w:t>Ownership of an asset, account, or entity</w:t>
            </w:r>
          </w:p>
        </w:tc>
      </w:tr>
      <w:tr w:rsidR="00F6222E" w14:paraId="6A56CAD3" w14:textId="77777777" w:rsidTr="00FE1228">
        <w:trPr>
          <w:jc w:val="center"/>
        </w:trPr>
        <w:tc>
          <w:tcPr>
            <w:tcW w:w="2268" w:type="dxa"/>
            <w:shd w:val="clear" w:color="auto" w:fill="F2F2F2"/>
          </w:tcPr>
          <w:p w14:paraId="3F2D3F9F" w14:textId="77777777" w:rsidR="00F6222E" w:rsidRPr="006A27E9" w:rsidRDefault="00F6222E" w:rsidP="00FE1228">
            <w:pPr>
              <w:rPr>
                <w:sz w:val="20"/>
                <w:szCs w:val="20"/>
              </w:rPr>
            </w:pPr>
            <w:r w:rsidRPr="006A27E9">
              <w:rPr>
                <w:sz w:val="20"/>
                <w:szCs w:val="20"/>
              </w:rPr>
              <w:t>works_for</w:t>
            </w:r>
          </w:p>
        </w:tc>
        <w:tc>
          <w:tcPr>
            <w:tcW w:w="6803" w:type="dxa"/>
            <w:shd w:val="clear" w:color="auto" w:fill="F2F2F2"/>
          </w:tcPr>
          <w:p w14:paraId="45EE8450" w14:textId="77777777" w:rsidR="00F6222E" w:rsidRPr="006A27E9" w:rsidRDefault="00F6222E" w:rsidP="00FE1228">
            <w:pPr>
              <w:rPr>
                <w:sz w:val="20"/>
                <w:szCs w:val="20"/>
              </w:rPr>
            </w:pPr>
            <w:r w:rsidRPr="006A27E9">
              <w:rPr>
                <w:sz w:val="20"/>
                <w:szCs w:val="20"/>
              </w:rPr>
              <w:t>Employment or contractual engagement</w:t>
            </w:r>
          </w:p>
        </w:tc>
      </w:tr>
      <w:tr w:rsidR="00F6222E" w14:paraId="457C59E9" w14:textId="77777777" w:rsidTr="00FE1228">
        <w:trPr>
          <w:jc w:val="center"/>
        </w:trPr>
        <w:tc>
          <w:tcPr>
            <w:tcW w:w="2268" w:type="dxa"/>
          </w:tcPr>
          <w:p w14:paraId="1EAFF1B9" w14:textId="77777777" w:rsidR="00F6222E" w:rsidRPr="006A27E9" w:rsidRDefault="00F6222E" w:rsidP="00FE1228">
            <w:pPr>
              <w:rPr>
                <w:sz w:val="20"/>
                <w:szCs w:val="20"/>
              </w:rPr>
            </w:pPr>
            <w:r w:rsidRPr="006A27E9">
              <w:rPr>
                <w:sz w:val="20"/>
                <w:szCs w:val="20"/>
              </w:rPr>
              <w:t>related_to</w:t>
            </w:r>
          </w:p>
        </w:tc>
        <w:tc>
          <w:tcPr>
            <w:tcW w:w="6803" w:type="dxa"/>
          </w:tcPr>
          <w:p w14:paraId="5ED8FD5A" w14:textId="77777777" w:rsidR="00F6222E" w:rsidRPr="006A27E9" w:rsidRDefault="00F6222E" w:rsidP="00FE1228">
            <w:pPr>
              <w:rPr>
                <w:sz w:val="20"/>
                <w:szCs w:val="20"/>
              </w:rPr>
            </w:pPr>
            <w:r w:rsidRPr="006A27E9">
              <w:rPr>
                <w:sz w:val="20"/>
                <w:szCs w:val="20"/>
              </w:rPr>
              <w:t>General association</w:t>
            </w:r>
          </w:p>
        </w:tc>
      </w:tr>
      <w:tr w:rsidR="00F6222E" w14:paraId="1616C8A7" w14:textId="77777777" w:rsidTr="00FE1228">
        <w:trPr>
          <w:jc w:val="center"/>
        </w:trPr>
        <w:tc>
          <w:tcPr>
            <w:tcW w:w="2268" w:type="dxa"/>
            <w:shd w:val="clear" w:color="auto" w:fill="F2F2F2"/>
          </w:tcPr>
          <w:p w14:paraId="4E920EEB" w14:textId="77777777" w:rsidR="00F6222E" w:rsidRPr="006A27E9" w:rsidRDefault="00F6222E" w:rsidP="00FE1228">
            <w:pPr>
              <w:rPr>
                <w:sz w:val="20"/>
                <w:szCs w:val="20"/>
              </w:rPr>
            </w:pPr>
            <w:r w:rsidRPr="006A27E9">
              <w:rPr>
                <w:sz w:val="20"/>
                <w:szCs w:val="20"/>
              </w:rPr>
              <w:t>transferred_money_to</w:t>
            </w:r>
          </w:p>
        </w:tc>
        <w:tc>
          <w:tcPr>
            <w:tcW w:w="6803" w:type="dxa"/>
            <w:shd w:val="clear" w:color="auto" w:fill="F2F2F2"/>
          </w:tcPr>
          <w:p w14:paraId="54532DF4" w14:textId="77777777" w:rsidR="00F6222E" w:rsidRPr="006A27E9" w:rsidRDefault="00F6222E" w:rsidP="00FE1228">
            <w:pPr>
              <w:rPr>
                <w:sz w:val="20"/>
                <w:szCs w:val="20"/>
              </w:rPr>
            </w:pPr>
            <w:r w:rsidRPr="006A27E9">
              <w:rPr>
                <w:sz w:val="20"/>
                <w:szCs w:val="20"/>
              </w:rPr>
              <w:t>Financial transfer between accounts</w:t>
            </w:r>
          </w:p>
        </w:tc>
      </w:tr>
      <w:tr w:rsidR="00F6222E" w14:paraId="5349C2FF" w14:textId="77777777" w:rsidTr="00FE1228">
        <w:trPr>
          <w:jc w:val="center"/>
        </w:trPr>
        <w:tc>
          <w:tcPr>
            <w:tcW w:w="2268" w:type="dxa"/>
          </w:tcPr>
          <w:p w14:paraId="031C6E70" w14:textId="77777777" w:rsidR="00F6222E" w:rsidRPr="006A27E9" w:rsidRDefault="00F6222E" w:rsidP="00FE1228">
            <w:pPr>
              <w:rPr>
                <w:sz w:val="20"/>
                <w:szCs w:val="20"/>
              </w:rPr>
            </w:pPr>
            <w:r w:rsidRPr="006A27E9">
              <w:rPr>
                <w:sz w:val="20"/>
                <w:szCs w:val="20"/>
              </w:rPr>
              <w:t>communicated_with</w:t>
            </w:r>
          </w:p>
        </w:tc>
        <w:tc>
          <w:tcPr>
            <w:tcW w:w="6803" w:type="dxa"/>
          </w:tcPr>
          <w:p w14:paraId="74C561E7" w14:textId="77777777" w:rsidR="00F6222E" w:rsidRPr="006A27E9" w:rsidRDefault="00F6222E" w:rsidP="00FE1228">
            <w:pPr>
              <w:rPr>
                <w:sz w:val="20"/>
                <w:szCs w:val="20"/>
              </w:rPr>
            </w:pPr>
            <w:r w:rsidRPr="006A27E9">
              <w:rPr>
                <w:sz w:val="20"/>
                <w:szCs w:val="20"/>
              </w:rPr>
              <w:t>Phone, email, or messaging communication</w:t>
            </w:r>
          </w:p>
        </w:tc>
      </w:tr>
      <w:tr w:rsidR="00F6222E" w14:paraId="50CFD659" w14:textId="77777777" w:rsidTr="00FE1228">
        <w:trPr>
          <w:jc w:val="center"/>
        </w:trPr>
        <w:tc>
          <w:tcPr>
            <w:tcW w:w="2268" w:type="dxa"/>
            <w:shd w:val="clear" w:color="auto" w:fill="F2F2F2"/>
          </w:tcPr>
          <w:p w14:paraId="4FCA8694" w14:textId="77777777" w:rsidR="00F6222E" w:rsidRPr="006A27E9" w:rsidRDefault="00F6222E" w:rsidP="00FE1228">
            <w:pPr>
              <w:rPr>
                <w:sz w:val="20"/>
                <w:szCs w:val="20"/>
              </w:rPr>
            </w:pPr>
            <w:r w:rsidRPr="006A27E9">
              <w:rPr>
                <w:sz w:val="20"/>
                <w:szCs w:val="20"/>
              </w:rPr>
              <w:t>located_at</w:t>
            </w:r>
          </w:p>
        </w:tc>
        <w:tc>
          <w:tcPr>
            <w:tcW w:w="6803" w:type="dxa"/>
            <w:shd w:val="clear" w:color="auto" w:fill="F2F2F2"/>
          </w:tcPr>
          <w:p w14:paraId="2799C2B8" w14:textId="77777777" w:rsidR="00F6222E" w:rsidRPr="006A27E9" w:rsidRDefault="00F6222E" w:rsidP="00FE1228">
            <w:pPr>
              <w:rPr>
                <w:sz w:val="20"/>
                <w:szCs w:val="20"/>
              </w:rPr>
            </w:pPr>
            <w:r w:rsidRPr="006A27E9">
              <w:rPr>
                <w:sz w:val="20"/>
                <w:szCs w:val="20"/>
              </w:rPr>
              <w:t>Physical or registered address association</w:t>
            </w:r>
          </w:p>
        </w:tc>
      </w:tr>
      <w:tr w:rsidR="00F6222E" w14:paraId="5DB628D0" w14:textId="77777777" w:rsidTr="00FE1228">
        <w:trPr>
          <w:jc w:val="center"/>
        </w:trPr>
        <w:tc>
          <w:tcPr>
            <w:tcW w:w="2268" w:type="dxa"/>
          </w:tcPr>
          <w:p w14:paraId="505EF570" w14:textId="77777777" w:rsidR="00F6222E" w:rsidRPr="006A27E9" w:rsidRDefault="00F6222E" w:rsidP="00FE1228">
            <w:pPr>
              <w:rPr>
                <w:sz w:val="20"/>
                <w:szCs w:val="20"/>
              </w:rPr>
            </w:pPr>
            <w:r w:rsidRPr="006A27E9">
              <w:rPr>
                <w:sz w:val="20"/>
                <w:szCs w:val="20"/>
              </w:rPr>
              <w:t>associated_with</w:t>
            </w:r>
          </w:p>
        </w:tc>
        <w:tc>
          <w:tcPr>
            <w:tcW w:w="6803" w:type="dxa"/>
          </w:tcPr>
          <w:p w14:paraId="65FAB31C" w14:textId="77777777" w:rsidR="00F6222E" w:rsidRPr="006A27E9" w:rsidRDefault="00F6222E" w:rsidP="00FE1228">
            <w:pPr>
              <w:rPr>
                <w:sz w:val="20"/>
                <w:szCs w:val="20"/>
              </w:rPr>
            </w:pPr>
            <w:r w:rsidRPr="006A27E9">
              <w:rPr>
                <w:sz w:val="20"/>
                <w:szCs w:val="20"/>
              </w:rPr>
              <w:t>Non-specific connection</w:t>
            </w:r>
          </w:p>
        </w:tc>
      </w:tr>
      <w:tr w:rsidR="00F6222E" w14:paraId="78CE1DA9" w14:textId="77777777" w:rsidTr="00FE1228">
        <w:trPr>
          <w:jc w:val="center"/>
        </w:trPr>
        <w:tc>
          <w:tcPr>
            <w:tcW w:w="2268" w:type="dxa"/>
            <w:shd w:val="clear" w:color="auto" w:fill="F2F2F2"/>
          </w:tcPr>
          <w:p w14:paraId="3048A621" w14:textId="77777777" w:rsidR="00F6222E" w:rsidRPr="006A27E9" w:rsidRDefault="00F6222E" w:rsidP="00FE1228">
            <w:pPr>
              <w:rPr>
                <w:sz w:val="20"/>
                <w:szCs w:val="20"/>
              </w:rPr>
            </w:pPr>
            <w:r w:rsidRPr="006A27E9">
              <w:rPr>
                <w:sz w:val="20"/>
                <w:szCs w:val="20"/>
              </w:rPr>
              <w:t>controls</w:t>
            </w:r>
          </w:p>
        </w:tc>
        <w:tc>
          <w:tcPr>
            <w:tcW w:w="6803" w:type="dxa"/>
            <w:shd w:val="clear" w:color="auto" w:fill="F2F2F2"/>
          </w:tcPr>
          <w:p w14:paraId="6E1A0F69" w14:textId="77777777" w:rsidR="00F6222E" w:rsidRPr="006A27E9" w:rsidRDefault="00F6222E" w:rsidP="00FE1228">
            <w:pPr>
              <w:rPr>
                <w:sz w:val="20"/>
                <w:szCs w:val="20"/>
              </w:rPr>
            </w:pPr>
            <w:r w:rsidRPr="006A27E9">
              <w:rPr>
                <w:sz w:val="20"/>
                <w:szCs w:val="20"/>
              </w:rPr>
              <w:t>Shadow directorship or beneficial control</w:t>
            </w:r>
          </w:p>
        </w:tc>
      </w:tr>
      <w:tr w:rsidR="00F6222E" w14:paraId="5D7C0A3F" w14:textId="77777777" w:rsidTr="00FE1228">
        <w:trPr>
          <w:jc w:val="center"/>
        </w:trPr>
        <w:tc>
          <w:tcPr>
            <w:tcW w:w="2268" w:type="dxa"/>
          </w:tcPr>
          <w:p w14:paraId="1654D99A" w14:textId="77777777" w:rsidR="00F6222E" w:rsidRPr="006A27E9" w:rsidRDefault="00F6222E" w:rsidP="00FE1228">
            <w:pPr>
              <w:rPr>
                <w:sz w:val="20"/>
                <w:szCs w:val="20"/>
              </w:rPr>
            </w:pPr>
            <w:r w:rsidRPr="006A27E9">
              <w:rPr>
                <w:sz w:val="20"/>
                <w:szCs w:val="20"/>
              </w:rPr>
              <w:t>registered_to</w:t>
            </w:r>
          </w:p>
        </w:tc>
        <w:tc>
          <w:tcPr>
            <w:tcW w:w="6803" w:type="dxa"/>
          </w:tcPr>
          <w:p w14:paraId="502CB080" w14:textId="77777777" w:rsidR="00F6222E" w:rsidRPr="006A27E9" w:rsidRDefault="00F6222E" w:rsidP="00FE1228">
            <w:pPr>
              <w:rPr>
                <w:sz w:val="20"/>
                <w:szCs w:val="20"/>
              </w:rPr>
            </w:pPr>
            <w:r w:rsidRPr="006A27E9">
              <w:rPr>
                <w:sz w:val="20"/>
                <w:szCs w:val="20"/>
              </w:rPr>
              <w:t>Formal registration (phone, email, vehicle)</w:t>
            </w:r>
          </w:p>
        </w:tc>
      </w:tr>
      <w:tr w:rsidR="00F6222E" w14:paraId="5B90EDC2" w14:textId="77777777" w:rsidTr="00FE1228">
        <w:trPr>
          <w:jc w:val="center"/>
        </w:trPr>
        <w:tc>
          <w:tcPr>
            <w:tcW w:w="2268" w:type="dxa"/>
            <w:shd w:val="clear" w:color="auto" w:fill="F2F2F2"/>
          </w:tcPr>
          <w:p w14:paraId="7AA1F45D" w14:textId="77777777" w:rsidR="00F6222E" w:rsidRPr="006A27E9" w:rsidRDefault="00F6222E" w:rsidP="00FE1228">
            <w:pPr>
              <w:rPr>
                <w:sz w:val="20"/>
                <w:szCs w:val="20"/>
              </w:rPr>
            </w:pPr>
            <w:r w:rsidRPr="006A27E9">
              <w:rPr>
                <w:sz w:val="20"/>
                <w:szCs w:val="20"/>
              </w:rPr>
              <w:t>paid_by</w:t>
            </w:r>
          </w:p>
        </w:tc>
        <w:tc>
          <w:tcPr>
            <w:tcW w:w="6803" w:type="dxa"/>
            <w:shd w:val="clear" w:color="auto" w:fill="F2F2F2"/>
          </w:tcPr>
          <w:p w14:paraId="3228A00D" w14:textId="77777777" w:rsidR="00F6222E" w:rsidRPr="006A27E9" w:rsidRDefault="00F6222E" w:rsidP="00FE1228">
            <w:pPr>
              <w:rPr>
                <w:sz w:val="20"/>
                <w:szCs w:val="20"/>
              </w:rPr>
            </w:pPr>
            <w:r w:rsidRPr="006A27E9">
              <w:rPr>
                <w:sz w:val="20"/>
                <w:szCs w:val="20"/>
              </w:rPr>
              <w:t>Payment relationship</w:t>
            </w:r>
          </w:p>
        </w:tc>
      </w:tr>
      <w:tr w:rsidR="00F6222E" w14:paraId="48475DA8" w14:textId="77777777" w:rsidTr="00FE1228">
        <w:trPr>
          <w:jc w:val="center"/>
        </w:trPr>
        <w:tc>
          <w:tcPr>
            <w:tcW w:w="2268" w:type="dxa"/>
          </w:tcPr>
          <w:p w14:paraId="61FE1FEA" w14:textId="77777777" w:rsidR="00F6222E" w:rsidRPr="006A27E9" w:rsidRDefault="00F6222E" w:rsidP="00FE1228">
            <w:pPr>
              <w:rPr>
                <w:sz w:val="20"/>
                <w:szCs w:val="20"/>
              </w:rPr>
            </w:pPr>
            <w:r w:rsidRPr="006A27E9">
              <w:rPr>
                <w:sz w:val="20"/>
                <w:szCs w:val="20"/>
              </w:rPr>
              <w:t>met_with</w:t>
            </w:r>
          </w:p>
        </w:tc>
        <w:tc>
          <w:tcPr>
            <w:tcW w:w="6803" w:type="dxa"/>
          </w:tcPr>
          <w:p w14:paraId="6D1B382F" w14:textId="77777777" w:rsidR="00F6222E" w:rsidRPr="006A27E9" w:rsidRDefault="00F6222E" w:rsidP="00FE1228">
            <w:pPr>
              <w:rPr>
                <w:sz w:val="20"/>
                <w:szCs w:val="20"/>
              </w:rPr>
            </w:pPr>
            <w:r w:rsidRPr="006A27E9">
              <w:rPr>
                <w:sz w:val="20"/>
                <w:szCs w:val="20"/>
              </w:rPr>
              <w:t>In-person meeting or event attendance</w:t>
            </w:r>
          </w:p>
        </w:tc>
      </w:tr>
      <w:tr w:rsidR="00F6222E" w14:paraId="354B24EE" w14:textId="77777777" w:rsidTr="00FE1228">
        <w:trPr>
          <w:jc w:val="center"/>
        </w:trPr>
        <w:tc>
          <w:tcPr>
            <w:tcW w:w="2268" w:type="dxa"/>
            <w:shd w:val="clear" w:color="auto" w:fill="F2F2F2"/>
          </w:tcPr>
          <w:p w14:paraId="74E0D629" w14:textId="77777777" w:rsidR="00F6222E" w:rsidRPr="006A27E9" w:rsidRDefault="00F6222E" w:rsidP="00FE1228">
            <w:pPr>
              <w:rPr>
                <w:sz w:val="20"/>
                <w:szCs w:val="20"/>
              </w:rPr>
            </w:pPr>
            <w:r w:rsidRPr="006A27E9">
              <w:rPr>
                <w:sz w:val="20"/>
                <w:szCs w:val="20"/>
              </w:rPr>
              <w:t>traveled_to</w:t>
            </w:r>
          </w:p>
        </w:tc>
        <w:tc>
          <w:tcPr>
            <w:tcW w:w="6803" w:type="dxa"/>
            <w:shd w:val="clear" w:color="auto" w:fill="F2F2F2"/>
          </w:tcPr>
          <w:p w14:paraId="7084E4D1" w14:textId="77777777" w:rsidR="00F6222E" w:rsidRPr="006A27E9" w:rsidRDefault="00F6222E" w:rsidP="00FE1228">
            <w:pPr>
              <w:rPr>
                <w:sz w:val="20"/>
                <w:szCs w:val="20"/>
              </w:rPr>
            </w:pPr>
            <w:r w:rsidRPr="006A27E9">
              <w:rPr>
                <w:sz w:val="20"/>
                <w:szCs w:val="20"/>
              </w:rPr>
              <w:t>Travel to a location</w:t>
            </w:r>
          </w:p>
        </w:tc>
      </w:tr>
      <w:tr w:rsidR="00F6222E" w14:paraId="492328E4" w14:textId="77777777" w:rsidTr="00FE1228">
        <w:trPr>
          <w:jc w:val="center"/>
        </w:trPr>
        <w:tc>
          <w:tcPr>
            <w:tcW w:w="2268" w:type="dxa"/>
          </w:tcPr>
          <w:p w14:paraId="1ED493CE" w14:textId="77777777" w:rsidR="00F6222E" w:rsidRPr="006A27E9" w:rsidRDefault="00F6222E" w:rsidP="00FE1228">
            <w:pPr>
              <w:rPr>
                <w:sz w:val="20"/>
                <w:szCs w:val="20"/>
              </w:rPr>
            </w:pPr>
            <w:r w:rsidRPr="006A27E9">
              <w:rPr>
                <w:sz w:val="20"/>
                <w:szCs w:val="20"/>
              </w:rPr>
              <w:t>signed</w:t>
            </w:r>
          </w:p>
        </w:tc>
        <w:tc>
          <w:tcPr>
            <w:tcW w:w="6803" w:type="dxa"/>
          </w:tcPr>
          <w:p w14:paraId="5C371B67" w14:textId="77777777" w:rsidR="00F6222E" w:rsidRPr="006A27E9" w:rsidRDefault="00F6222E" w:rsidP="00FE1228">
            <w:pPr>
              <w:rPr>
                <w:sz w:val="20"/>
                <w:szCs w:val="20"/>
              </w:rPr>
            </w:pPr>
            <w:r w:rsidRPr="006A27E9">
              <w:rPr>
                <w:sz w:val="20"/>
                <w:szCs w:val="20"/>
              </w:rPr>
              <w:t>Signatory on a document or agreement</w:t>
            </w:r>
          </w:p>
        </w:tc>
      </w:tr>
      <w:tr w:rsidR="00F6222E" w14:paraId="2163D1E8" w14:textId="77777777" w:rsidTr="00FE1228">
        <w:trPr>
          <w:jc w:val="center"/>
        </w:trPr>
        <w:tc>
          <w:tcPr>
            <w:tcW w:w="2268" w:type="dxa"/>
            <w:shd w:val="clear" w:color="auto" w:fill="F2F2F2"/>
          </w:tcPr>
          <w:p w14:paraId="64E490F0" w14:textId="77777777" w:rsidR="00F6222E" w:rsidRPr="006A27E9" w:rsidRDefault="00F6222E" w:rsidP="00FE1228">
            <w:pPr>
              <w:rPr>
                <w:sz w:val="20"/>
                <w:szCs w:val="20"/>
              </w:rPr>
            </w:pPr>
            <w:r w:rsidRPr="006A27E9">
              <w:rPr>
                <w:sz w:val="20"/>
                <w:szCs w:val="20"/>
              </w:rPr>
              <w:t>witnessed</w:t>
            </w:r>
          </w:p>
        </w:tc>
        <w:tc>
          <w:tcPr>
            <w:tcW w:w="6803" w:type="dxa"/>
            <w:shd w:val="clear" w:color="auto" w:fill="F2F2F2"/>
          </w:tcPr>
          <w:p w14:paraId="2F99266C" w14:textId="77777777" w:rsidR="00F6222E" w:rsidRPr="006A27E9" w:rsidRDefault="00F6222E" w:rsidP="00FE1228">
            <w:pPr>
              <w:rPr>
                <w:sz w:val="20"/>
                <w:szCs w:val="20"/>
              </w:rPr>
            </w:pPr>
            <w:r w:rsidRPr="006A27E9">
              <w:rPr>
                <w:sz w:val="20"/>
                <w:szCs w:val="20"/>
              </w:rPr>
              <w:t>Witness to a document or event</w:t>
            </w:r>
          </w:p>
        </w:tc>
      </w:tr>
      <w:tr w:rsidR="00F6222E" w14:paraId="423EA8FB" w14:textId="77777777" w:rsidTr="00FE1228">
        <w:trPr>
          <w:jc w:val="center"/>
        </w:trPr>
        <w:tc>
          <w:tcPr>
            <w:tcW w:w="2268" w:type="dxa"/>
          </w:tcPr>
          <w:p w14:paraId="0D786E80" w14:textId="77777777" w:rsidR="00F6222E" w:rsidRPr="006A27E9" w:rsidRDefault="00F6222E" w:rsidP="00FE1228">
            <w:pPr>
              <w:rPr>
                <w:sz w:val="20"/>
                <w:szCs w:val="20"/>
              </w:rPr>
            </w:pPr>
            <w:r w:rsidRPr="006A27E9">
              <w:rPr>
                <w:sz w:val="20"/>
                <w:szCs w:val="20"/>
              </w:rPr>
              <w:t>received_from</w:t>
            </w:r>
          </w:p>
        </w:tc>
        <w:tc>
          <w:tcPr>
            <w:tcW w:w="6803" w:type="dxa"/>
          </w:tcPr>
          <w:p w14:paraId="6033E756" w14:textId="77777777" w:rsidR="00F6222E" w:rsidRPr="006A27E9" w:rsidRDefault="00F6222E" w:rsidP="00FE1228">
            <w:pPr>
              <w:rPr>
                <w:sz w:val="20"/>
                <w:szCs w:val="20"/>
              </w:rPr>
            </w:pPr>
            <w:r w:rsidRPr="006A27E9">
              <w:rPr>
                <w:sz w:val="20"/>
                <w:szCs w:val="20"/>
              </w:rPr>
              <w:t>Receipt of funds or items</w:t>
            </w:r>
          </w:p>
        </w:tc>
      </w:tr>
      <w:tr w:rsidR="00F6222E" w14:paraId="4199AE85" w14:textId="77777777" w:rsidTr="00FE1228">
        <w:trPr>
          <w:jc w:val="center"/>
        </w:trPr>
        <w:tc>
          <w:tcPr>
            <w:tcW w:w="2268" w:type="dxa"/>
            <w:shd w:val="clear" w:color="auto" w:fill="F2F2F2"/>
          </w:tcPr>
          <w:p w14:paraId="78E57DBF" w14:textId="77777777" w:rsidR="00F6222E" w:rsidRPr="006A27E9" w:rsidRDefault="00F6222E" w:rsidP="00FE1228">
            <w:pPr>
              <w:rPr>
                <w:sz w:val="20"/>
                <w:szCs w:val="20"/>
              </w:rPr>
            </w:pPr>
            <w:r w:rsidRPr="006A27E9">
              <w:rPr>
                <w:sz w:val="20"/>
                <w:szCs w:val="20"/>
              </w:rPr>
              <w:t>shareholder_of</w:t>
            </w:r>
          </w:p>
        </w:tc>
        <w:tc>
          <w:tcPr>
            <w:tcW w:w="6803" w:type="dxa"/>
            <w:shd w:val="clear" w:color="auto" w:fill="F2F2F2"/>
          </w:tcPr>
          <w:p w14:paraId="1715FD0E" w14:textId="14039ABC" w:rsidR="00F6222E" w:rsidRPr="006A27E9" w:rsidRDefault="00F6222E" w:rsidP="00FE1228">
            <w:pPr>
              <w:rPr>
                <w:sz w:val="20"/>
                <w:szCs w:val="20"/>
              </w:rPr>
            </w:pPr>
            <w:r w:rsidRPr="006A27E9">
              <w:rPr>
                <w:sz w:val="20"/>
                <w:szCs w:val="20"/>
              </w:rPr>
              <w:t xml:space="preserve">Equity ownership in an </w:t>
            </w:r>
            <w:r w:rsidR="00A726C4" w:rsidRPr="006A27E9">
              <w:rPr>
                <w:sz w:val="20"/>
                <w:szCs w:val="20"/>
              </w:rPr>
              <w:t>organization</w:t>
            </w:r>
          </w:p>
        </w:tc>
      </w:tr>
      <w:tr w:rsidR="00F6222E" w14:paraId="63B0D45A" w14:textId="77777777" w:rsidTr="00FE1228">
        <w:trPr>
          <w:jc w:val="center"/>
        </w:trPr>
        <w:tc>
          <w:tcPr>
            <w:tcW w:w="2268" w:type="dxa"/>
          </w:tcPr>
          <w:p w14:paraId="3FC8F324" w14:textId="77777777" w:rsidR="00F6222E" w:rsidRPr="006A27E9" w:rsidRDefault="00F6222E" w:rsidP="00FE1228">
            <w:pPr>
              <w:rPr>
                <w:sz w:val="20"/>
                <w:szCs w:val="20"/>
              </w:rPr>
            </w:pPr>
            <w:r w:rsidRPr="006A27E9">
              <w:rPr>
                <w:sz w:val="20"/>
                <w:szCs w:val="20"/>
              </w:rPr>
              <w:t>board_member_of</w:t>
            </w:r>
          </w:p>
        </w:tc>
        <w:tc>
          <w:tcPr>
            <w:tcW w:w="6803" w:type="dxa"/>
          </w:tcPr>
          <w:p w14:paraId="1B248937" w14:textId="77777777" w:rsidR="00F6222E" w:rsidRPr="006A27E9" w:rsidRDefault="00F6222E" w:rsidP="00FE1228">
            <w:pPr>
              <w:rPr>
                <w:sz w:val="20"/>
                <w:szCs w:val="20"/>
              </w:rPr>
            </w:pPr>
            <w:r w:rsidRPr="006A27E9">
              <w:rPr>
                <w:sz w:val="20"/>
                <w:szCs w:val="20"/>
              </w:rPr>
              <w:t>Board membership</w:t>
            </w:r>
          </w:p>
        </w:tc>
      </w:tr>
      <w:tr w:rsidR="00F6222E" w14:paraId="598C34CA" w14:textId="77777777" w:rsidTr="00FE1228">
        <w:trPr>
          <w:jc w:val="center"/>
        </w:trPr>
        <w:tc>
          <w:tcPr>
            <w:tcW w:w="2268" w:type="dxa"/>
            <w:shd w:val="clear" w:color="auto" w:fill="F2F2F2"/>
          </w:tcPr>
          <w:p w14:paraId="11CF6494" w14:textId="77777777" w:rsidR="00F6222E" w:rsidRPr="006A27E9" w:rsidRDefault="00F6222E" w:rsidP="00FE1228">
            <w:pPr>
              <w:rPr>
                <w:sz w:val="20"/>
                <w:szCs w:val="20"/>
              </w:rPr>
            </w:pPr>
            <w:r w:rsidRPr="006A27E9">
              <w:rPr>
                <w:sz w:val="20"/>
                <w:szCs w:val="20"/>
              </w:rPr>
              <w:t>family</w:t>
            </w:r>
          </w:p>
        </w:tc>
        <w:tc>
          <w:tcPr>
            <w:tcW w:w="6803" w:type="dxa"/>
            <w:shd w:val="clear" w:color="auto" w:fill="F2F2F2"/>
          </w:tcPr>
          <w:p w14:paraId="5C523A1C" w14:textId="34FB6275" w:rsidR="00F6222E" w:rsidRPr="006A27E9" w:rsidRDefault="00F6222E" w:rsidP="00FE1228">
            <w:pPr>
              <w:rPr>
                <w:sz w:val="20"/>
                <w:szCs w:val="20"/>
              </w:rPr>
            </w:pPr>
            <w:r w:rsidRPr="006A27E9">
              <w:rPr>
                <w:sz w:val="20"/>
                <w:szCs w:val="20"/>
              </w:rPr>
              <w:t xml:space="preserve">Family </w:t>
            </w:r>
            <w:r w:rsidR="00A726C4" w:rsidRPr="006A27E9">
              <w:rPr>
                <w:sz w:val="20"/>
                <w:szCs w:val="20"/>
              </w:rPr>
              <w:t>relationships</w:t>
            </w:r>
            <w:r w:rsidRPr="006A27E9">
              <w:rPr>
                <w:sz w:val="20"/>
                <w:szCs w:val="20"/>
              </w:rPr>
              <w:t xml:space="preserve"> (spouse, sibling, parent)</w:t>
            </w:r>
          </w:p>
        </w:tc>
      </w:tr>
      <w:tr w:rsidR="00F6222E" w14:paraId="58746760" w14:textId="77777777" w:rsidTr="00FE1228">
        <w:trPr>
          <w:jc w:val="center"/>
        </w:trPr>
        <w:tc>
          <w:tcPr>
            <w:tcW w:w="2268" w:type="dxa"/>
          </w:tcPr>
          <w:p w14:paraId="72D20372" w14:textId="77777777" w:rsidR="00F6222E" w:rsidRPr="006A27E9" w:rsidRDefault="00F6222E" w:rsidP="00FE1228">
            <w:pPr>
              <w:rPr>
                <w:sz w:val="20"/>
                <w:szCs w:val="20"/>
              </w:rPr>
            </w:pPr>
            <w:r w:rsidRPr="006A27E9">
              <w:rPr>
                <w:sz w:val="20"/>
                <w:szCs w:val="20"/>
              </w:rPr>
              <w:t>referred_by</w:t>
            </w:r>
          </w:p>
        </w:tc>
        <w:tc>
          <w:tcPr>
            <w:tcW w:w="6803" w:type="dxa"/>
          </w:tcPr>
          <w:p w14:paraId="7DDB12FD" w14:textId="77777777" w:rsidR="00F6222E" w:rsidRPr="006A27E9" w:rsidRDefault="00F6222E" w:rsidP="00FE1228">
            <w:pPr>
              <w:rPr>
                <w:sz w:val="20"/>
                <w:szCs w:val="20"/>
              </w:rPr>
            </w:pPr>
            <w:r w:rsidRPr="006A27E9">
              <w:rPr>
                <w:sz w:val="20"/>
                <w:szCs w:val="20"/>
              </w:rPr>
              <w:t>Referral or introduction</w:t>
            </w:r>
          </w:p>
        </w:tc>
      </w:tr>
      <w:tr w:rsidR="00F6222E" w14:paraId="58AA4F96" w14:textId="77777777" w:rsidTr="00FE1228">
        <w:trPr>
          <w:jc w:val="center"/>
        </w:trPr>
        <w:tc>
          <w:tcPr>
            <w:tcW w:w="2268" w:type="dxa"/>
            <w:shd w:val="clear" w:color="auto" w:fill="F2F2F2"/>
          </w:tcPr>
          <w:p w14:paraId="04AEA445" w14:textId="77777777" w:rsidR="00F6222E" w:rsidRPr="006A27E9" w:rsidRDefault="00F6222E" w:rsidP="00FE1228">
            <w:pPr>
              <w:rPr>
                <w:sz w:val="20"/>
                <w:szCs w:val="20"/>
              </w:rPr>
            </w:pPr>
            <w:r w:rsidRPr="006A27E9">
              <w:rPr>
                <w:sz w:val="20"/>
                <w:szCs w:val="20"/>
              </w:rPr>
              <w:t>financed</w:t>
            </w:r>
          </w:p>
        </w:tc>
        <w:tc>
          <w:tcPr>
            <w:tcW w:w="6803" w:type="dxa"/>
            <w:shd w:val="clear" w:color="auto" w:fill="F2F2F2"/>
          </w:tcPr>
          <w:p w14:paraId="3AE0AF1A" w14:textId="77777777" w:rsidR="00F6222E" w:rsidRPr="006A27E9" w:rsidRDefault="00F6222E" w:rsidP="00FE1228">
            <w:pPr>
              <w:rPr>
                <w:sz w:val="20"/>
                <w:szCs w:val="20"/>
              </w:rPr>
            </w:pPr>
            <w:r w:rsidRPr="006A27E9">
              <w:rPr>
                <w:sz w:val="20"/>
                <w:szCs w:val="20"/>
              </w:rPr>
              <w:t>Provision of financing</w:t>
            </w:r>
          </w:p>
        </w:tc>
      </w:tr>
      <w:tr w:rsidR="00F6222E" w14:paraId="693997B9" w14:textId="77777777" w:rsidTr="00FE1228">
        <w:trPr>
          <w:jc w:val="center"/>
        </w:trPr>
        <w:tc>
          <w:tcPr>
            <w:tcW w:w="2268" w:type="dxa"/>
          </w:tcPr>
          <w:p w14:paraId="18BC10DA" w14:textId="77777777" w:rsidR="00F6222E" w:rsidRPr="006A27E9" w:rsidRDefault="00F6222E" w:rsidP="00FE1228">
            <w:pPr>
              <w:rPr>
                <w:sz w:val="20"/>
                <w:szCs w:val="20"/>
              </w:rPr>
            </w:pPr>
            <w:r w:rsidRPr="006A27E9">
              <w:rPr>
                <w:sz w:val="20"/>
                <w:szCs w:val="20"/>
              </w:rPr>
              <w:t>sold_shares_to</w:t>
            </w:r>
          </w:p>
        </w:tc>
        <w:tc>
          <w:tcPr>
            <w:tcW w:w="6803" w:type="dxa"/>
          </w:tcPr>
          <w:p w14:paraId="01DF2921" w14:textId="77777777" w:rsidR="00F6222E" w:rsidRPr="006A27E9" w:rsidRDefault="00F6222E" w:rsidP="00FE1228">
            <w:pPr>
              <w:rPr>
                <w:sz w:val="20"/>
                <w:szCs w:val="20"/>
              </w:rPr>
            </w:pPr>
            <w:r w:rsidRPr="006A27E9">
              <w:rPr>
                <w:sz w:val="20"/>
                <w:szCs w:val="20"/>
              </w:rPr>
              <w:t>Equity transfer</w:t>
            </w:r>
          </w:p>
        </w:tc>
      </w:tr>
      <w:tr w:rsidR="00F6222E" w14:paraId="57C4D41C" w14:textId="77777777" w:rsidTr="00FE1228">
        <w:trPr>
          <w:jc w:val="center"/>
        </w:trPr>
        <w:tc>
          <w:tcPr>
            <w:tcW w:w="2268" w:type="dxa"/>
            <w:shd w:val="clear" w:color="auto" w:fill="F2F2F2"/>
          </w:tcPr>
          <w:p w14:paraId="617E9203" w14:textId="77777777" w:rsidR="00F6222E" w:rsidRPr="006A27E9" w:rsidRDefault="00F6222E" w:rsidP="00FE1228">
            <w:pPr>
              <w:rPr>
                <w:sz w:val="20"/>
                <w:szCs w:val="20"/>
              </w:rPr>
            </w:pPr>
            <w:r w:rsidRPr="006A27E9">
              <w:rPr>
                <w:sz w:val="20"/>
                <w:szCs w:val="20"/>
              </w:rPr>
              <w:t>trades_with</w:t>
            </w:r>
          </w:p>
        </w:tc>
        <w:tc>
          <w:tcPr>
            <w:tcW w:w="6803" w:type="dxa"/>
            <w:shd w:val="clear" w:color="auto" w:fill="F2F2F2"/>
          </w:tcPr>
          <w:p w14:paraId="4FB46CF5" w14:textId="77777777" w:rsidR="00F6222E" w:rsidRPr="006A27E9" w:rsidRDefault="00F6222E" w:rsidP="00FE1228">
            <w:pPr>
              <w:rPr>
                <w:sz w:val="20"/>
                <w:szCs w:val="20"/>
              </w:rPr>
            </w:pPr>
            <w:r w:rsidRPr="006A27E9">
              <w:rPr>
                <w:sz w:val="20"/>
                <w:szCs w:val="20"/>
              </w:rPr>
              <w:t>Trading relationship</w:t>
            </w:r>
          </w:p>
        </w:tc>
      </w:tr>
      <w:tr w:rsidR="00F6222E" w14:paraId="03005F7E" w14:textId="77777777" w:rsidTr="00FE1228">
        <w:trPr>
          <w:jc w:val="center"/>
        </w:trPr>
        <w:tc>
          <w:tcPr>
            <w:tcW w:w="2268" w:type="dxa"/>
          </w:tcPr>
          <w:p w14:paraId="350A1F99" w14:textId="77777777" w:rsidR="00F6222E" w:rsidRPr="006A27E9" w:rsidRDefault="00F6222E" w:rsidP="00FE1228">
            <w:pPr>
              <w:rPr>
                <w:sz w:val="20"/>
                <w:szCs w:val="20"/>
              </w:rPr>
            </w:pPr>
            <w:r w:rsidRPr="006A27E9">
              <w:rPr>
                <w:sz w:val="20"/>
                <w:szCs w:val="20"/>
              </w:rPr>
              <w:t>managed_by</w:t>
            </w:r>
          </w:p>
        </w:tc>
        <w:tc>
          <w:tcPr>
            <w:tcW w:w="6803" w:type="dxa"/>
          </w:tcPr>
          <w:p w14:paraId="606AF9DC" w14:textId="77777777" w:rsidR="00F6222E" w:rsidRPr="006A27E9" w:rsidRDefault="00F6222E" w:rsidP="00FE1228">
            <w:pPr>
              <w:rPr>
                <w:sz w:val="20"/>
                <w:szCs w:val="20"/>
              </w:rPr>
            </w:pPr>
            <w:r w:rsidRPr="006A27E9">
              <w:rPr>
                <w:sz w:val="20"/>
                <w:szCs w:val="20"/>
              </w:rPr>
              <w:t>Management relationship</w:t>
            </w:r>
          </w:p>
        </w:tc>
      </w:tr>
      <w:tr w:rsidR="00F6222E" w14:paraId="538F6F53" w14:textId="77777777" w:rsidTr="00FE1228">
        <w:trPr>
          <w:jc w:val="center"/>
        </w:trPr>
        <w:tc>
          <w:tcPr>
            <w:tcW w:w="2268" w:type="dxa"/>
            <w:shd w:val="clear" w:color="auto" w:fill="F2F2F2"/>
          </w:tcPr>
          <w:p w14:paraId="405C0DD6" w14:textId="77777777" w:rsidR="00F6222E" w:rsidRPr="006A27E9" w:rsidRDefault="00F6222E" w:rsidP="00FE1228">
            <w:pPr>
              <w:rPr>
                <w:sz w:val="20"/>
                <w:szCs w:val="20"/>
              </w:rPr>
            </w:pPr>
            <w:r w:rsidRPr="006A27E9">
              <w:rPr>
                <w:sz w:val="20"/>
                <w:szCs w:val="20"/>
              </w:rPr>
              <w:t>ceo_of</w:t>
            </w:r>
          </w:p>
        </w:tc>
        <w:tc>
          <w:tcPr>
            <w:tcW w:w="6803" w:type="dxa"/>
            <w:shd w:val="clear" w:color="auto" w:fill="F2F2F2"/>
          </w:tcPr>
          <w:p w14:paraId="268B92E7" w14:textId="77777777" w:rsidR="00F6222E" w:rsidRPr="006A27E9" w:rsidRDefault="00F6222E" w:rsidP="00FE1228">
            <w:pPr>
              <w:rPr>
                <w:sz w:val="20"/>
                <w:szCs w:val="20"/>
              </w:rPr>
            </w:pPr>
            <w:r w:rsidRPr="006A27E9">
              <w:rPr>
                <w:sz w:val="20"/>
                <w:szCs w:val="20"/>
              </w:rPr>
              <w:t>Chief Executive Officer role</w:t>
            </w:r>
          </w:p>
        </w:tc>
      </w:tr>
      <w:tr w:rsidR="00F6222E" w14:paraId="74EB4281" w14:textId="77777777" w:rsidTr="00FE1228">
        <w:trPr>
          <w:jc w:val="center"/>
        </w:trPr>
        <w:tc>
          <w:tcPr>
            <w:tcW w:w="2268" w:type="dxa"/>
          </w:tcPr>
          <w:p w14:paraId="40AEA0F6" w14:textId="77777777" w:rsidR="00F6222E" w:rsidRPr="006A27E9" w:rsidRDefault="00F6222E" w:rsidP="00FE1228">
            <w:pPr>
              <w:rPr>
                <w:sz w:val="20"/>
                <w:szCs w:val="20"/>
              </w:rPr>
            </w:pPr>
            <w:r w:rsidRPr="006A27E9">
              <w:rPr>
                <w:sz w:val="20"/>
                <w:szCs w:val="20"/>
              </w:rPr>
              <w:t>director_of</w:t>
            </w:r>
          </w:p>
        </w:tc>
        <w:tc>
          <w:tcPr>
            <w:tcW w:w="6803" w:type="dxa"/>
          </w:tcPr>
          <w:p w14:paraId="0661E718" w14:textId="77777777" w:rsidR="00F6222E" w:rsidRPr="006A27E9" w:rsidRDefault="00F6222E" w:rsidP="00FE1228">
            <w:pPr>
              <w:rPr>
                <w:sz w:val="20"/>
                <w:szCs w:val="20"/>
              </w:rPr>
            </w:pPr>
            <w:r w:rsidRPr="006A27E9">
              <w:rPr>
                <w:sz w:val="20"/>
                <w:szCs w:val="20"/>
              </w:rPr>
              <w:t>Directorship role</w:t>
            </w:r>
          </w:p>
        </w:tc>
      </w:tr>
    </w:tbl>
    <w:p w14:paraId="00635750" w14:textId="0CBC187E" w:rsidR="0066574A" w:rsidRDefault="0066574A" w:rsidP="00F6222E">
      <w:r>
        <w:br w:type="page"/>
      </w:r>
    </w:p>
    <w:p w14:paraId="270449CE" w14:textId="77777777" w:rsidR="00F6222E" w:rsidRDefault="00F6222E" w:rsidP="00F6222E"/>
    <w:p w14:paraId="7E1942B1" w14:textId="77777777" w:rsidR="00F6222E" w:rsidRDefault="00F6222E" w:rsidP="00F6222E">
      <w:pPr>
        <w:pStyle w:val="Heading2"/>
      </w:pPr>
      <w:bookmarkStart w:id="209" w:name="_Toc226039391"/>
      <w:r>
        <w:t>C. Document Type Classifications</w:t>
      </w:r>
      <w:bookmarkEnd w:id="209"/>
    </w:p>
    <w:tbl>
      <w:tblPr>
        <w:tblStyle w:val="TableGrid"/>
        <w:tblW w:w="0" w:type="auto"/>
        <w:jc w:val="center"/>
        <w:tblLook w:val="04A0" w:firstRow="1" w:lastRow="0" w:firstColumn="1" w:lastColumn="0" w:noHBand="0" w:noVBand="1"/>
      </w:tblPr>
      <w:tblGrid>
        <w:gridCol w:w="2547"/>
        <w:gridCol w:w="6493"/>
      </w:tblGrid>
      <w:tr w:rsidR="00F6222E" w:rsidRPr="00B91A5D" w14:paraId="4768748A" w14:textId="77777777" w:rsidTr="00880633">
        <w:trPr>
          <w:jc w:val="center"/>
        </w:trPr>
        <w:tc>
          <w:tcPr>
            <w:tcW w:w="2547" w:type="dxa"/>
            <w:shd w:val="clear" w:color="auto" w:fill="2E4057"/>
          </w:tcPr>
          <w:p w14:paraId="2A208E11" w14:textId="77777777" w:rsidR="00F6222E" w:rsidRPr="00B91A5D" w:rsidRDefault="00F6222E" w:rsidP="00FE1228">
            <w:r w:rsidRPr="00B91A5D">
              <w:rPr>
                <w:b/>
                <w:color w:val="FFFFFF"/>
              </w:rPr>
              <w:t>Document Type</w:t>
            </w:r>
          </w:p>
        </w:tc>
        <w:tc>
          <w:tcPr>
            <w:tcW w:w="6493" w:type="dxa"/>
            <w:shd w:val="clear" w:color="auto" w:fill="2E4057"/>
          </w:tcPr>
          <w:p w14:paraId="3DF6FD84" w14:textId="77777777" w:rsidR="00F6222E" w:rsidRPr="00B91A5D" w:rsidRDefault="00F6222E" w:rsidP="00FE1228">
            <w:r w:rsidRPr="00B91A5D">
              <w:rPr>
                <w:b/>
                <w:color w:val="FFFFFF"/>
              </w:rPr>
              <w:t>Description</w:t>
            </w:r>
          </w:p>
        </w:tc>
      </w:tr>
      <w:tr w:rsidR="00F6222E" w:rsidRPr="00B91A5D" w14:paraId="7D6E7D57" w14:textId="77777777" w:rsidTr="00880633">
        <w:trPr>
          <w:jc w:val="center"/>
        </w:trPr>
        <w:tc>
          <w:tcPr>
            <w:tcW w:w="2547" w:type="dxa"/>
          </w:tcPr>
          <w:p w14:paraId="0D4BA5D5" w14:textId="77777777" w:rsidR="00F6222E" w:rsidRPr="006A27E9" w:rsidRDefault="00F6222E" w:rsidP="00FE1228">
            <w:pPr>
              <w:rPr>
                <w:sz w:val="20"/>
                <w:szCs w:val="20"/>
              </w:rPr>
            </w:pPr>
            <w:r w:rsidRPr="006A27E9">
              <w:rPr>
                <w:sz w:val="20"/>
                <w:szCs w:val="20"/>
              </w:rPr>
              <w:t>Bank Statement</w:t>
            </w:r>
          </w:p>
        </w:tc>
        <w:tc>
          <w:tcPr>
            <w:tcW w:w="6493" w:type="dxa"/>
          </w:tcPr>
          <w:p w14:paraId="2A258BBC" w14:textId="77777777" w:rsidR="00F6222E" w:rsidRPr="006A27E9" w:rsidRDefault="00F6222E" w:rsidP="00FE1228">
            <w:pPr>
              <w:rPr>
                <w:sz w:val="20"/>
                <w:szCs w:val="20"/>
              </w:rPr>
            </w:pPr>
            <w:r w:rsidRPr="006A27E9">
              <w:rPr>
                <w:sz w:val="20"/>
                <w:szCs w:val="20"/>
              </w:rPr>
              <w:t>Account statements from financial institutions</w:t>
            </w:r>
          </w:p>
        </w:tc>
      </w:tr>
      <w:tr w:rsidR="00F6222E" w:rsidRPr="00B91A5D" w14:paraId="2A3757F0" w14:textId="77777777" w:rsidTr="00880633">
        <w:trPr>
          <w:jc w:val="center"/>
        </w:trPr>
        <w:tc>
          <w:tcPr>
            <w:tcW w:w="2547" w:type="dxa"/>
            <w:shd w:val="clear" w:color="auto" w:fill="F2F2F2"/>
          </w:tcPr>
          <w:p w14:paraId="12CB6ED7" w14:textId="77777777" w:rsidR="00F6222E" w:rsidRPr="006A27E9" w:rsidRDefault="00F6222E" w:rsidP="00FE1228">
            <w:pPr>
              <w:rPr>
                <w:sz w:val="20"/>
                <w:szCs w:val="20"/>
              </w:rPr>
            </w:pPr>
            <w:r w:rsidRPr="006A27E9">
              <w:rPr>
                <w:sz w:val="20"/>
                <w:szCs w:val="20"/>
              </w:rPr>
              <w:t>Corporate Filing</w:t>
            </w:r>
          </w:p>
        </w:tc>
        <w:tc>
          <w:tcPr>
            <w:tcW w:w="6493" w:type="dxa"/>
            <w:shd w:val="clear" w:color="auto" w:fill="F2F2F2"/>
          </w:tcPr>
          <w:p w14:paraId="2167E7E1" w14:textId="77777777" w:rsidR="00F6222E" w:rsidRPr="006A27E9" w:rsidRDefault="00F6222E" w:rsidP="00FE1228">
            <w:pPr>
              <w:rPr>
                <w:sz w:val="20"/>
                <w:szCs w:val="20"/>
              </w:rPr>
            </w:pPr>
            <w:r w:rsidRPr="006A27E9">
              <w:rPr>
                <w:sz w:val="20"/>
                <w:szCs w:val="20"/>
              </w:rPr>
              <w:t>Company registration, annual returns, shareholder records</w:t>
            </w:r>
          </w:p>
        </w:tc>
      </w:tr>
      <w:tr w:rsidR="00F6222E" w:rsidRPr="00B91A5D" w14:paraId="53CD1756" w14:textId="77777777" w:rsidTr="00880633">
        <w:trPr>
          <w:jc w:val="center"/>
        </w:trPr>
        <w:tc>
          <w:tcPr>
            <w:tcW w:w="2547" w:type="dxa"/>
          </w:tcPr>
          <w:p w14:paraId="28356AAE" w14:textId="77777777" w:rsidR="00F6222E" w:rsidRPr="006A27E9" w:rsidRDefault="00F6222E" w:rsidP="00FE1228">
            <w:pPr>
              <w:rPr>
                <w:sz w:val="20"/>
                <w:szCs w:val="20"/>
              </w:rPr>
            </w:pPr>
            <w:r w:rsidRPr="006A27E9">
              <w:rPr>
                <w:sz w:val="20"/>
                <w:szCs w:val="20"/>
              </w:rPr>
              <w:t>Investigation Report</w:t>
            </w:r>
          </w:p>
        </w:tc>
        <w:tc>
          <w:tcPr>
            <w:tcW w:w="6493" w:type="dxa"/>
          </w:tcPr>
          <w:p w14:paraId="244A5C8B" w14:textId="77777777" w:rsidR="00F6222E" w:rsidRPr="006A27E9" w:rsidRDefault="00F6222E" w:rsidP="00FE1228">
            <w:pPr>
              <w:rPr>
                <w:sz w:val="20"/>
                <w:szCs w:val="20"/>
              </w:rPr>
            </w:pPr>
            <w:r w:rsidRPr="006A27E9">
              <w:rPr>
                <w:sz w:val="20"/>
                <w:szCs w:val="20"/>
              </w:rPr>
              <w:t>Internal or external investigation reports</w:t>
            </w:r>
          </w:p>
        </w:tc>
      </w:tr>
      <w:tr w:rsidR="00F6222E" w:rsidRPr="00B91A5D" w14:paraId="6EB7673E" w14:textId="77777777" w:rsidTr="00880633">
        <w:trPr>
          <w:jc w:val="center"/>
        </w:trPr>
        <w:tc>
          <w:tcPr>
            <w:tcW w:w="2547" w:type="dxa"/>
            <w:shd w:val="clear" w:color="auto" w:fill="F2F2F2"/>
          </w:tcPr>
          <w:p w14:paraId="7E052C15" w14:textId="77777777" w:rsidR="00F6222E" w:rsidRPr="006A27E9" w:rsidRDefault="00F6222E" w:rsidP="00FE1228">
            <w:pPr>
              <w:rPr>
                <w:sz w:val="20"/>
                <w:szCs w:val="20"/>
              </w:rPr>
            </w:pPr>
            <w:r w:rsidRPr="006A27E9">
              <w:rPr>
                <w:sz w:val="20"/>
                <w:szCs w:val="20"/>
              </w:rPr>
              <w:t>Interview Transcript</w:t>
            </w:r>
          </w:p>
        </w:tc>
        <w:tc>
          <w:tcPr>
            <w:tcW w:w="6493" w:type="dxa"/>
            <w:shd w:val="clear" w:color="auto" w:fill="F2F2F2"/>
          </w:tcPr>
          <w:p w14:paraId="27792CC6" w14:textId="77777777" w:rsidR="00F6222E" w:rsidRPr="006A27E9" w:rsidRDefault="00F6222E" w:rsidP="00FE1228">
            <w:pPr>
              <w:rPr>
                <w:sz w:val="20"/>
                <w:szCs w:val="20"/>
              </w:rPr>
            </w:pPr>
            <w:r w:rsidRPr="006A27E9">
              <w:rPr>
                <w:sz w:val="20"/>
                <w:szCs w:val="20"/>
              </w:rPr>
              <w:t>Transcripts of witness or suspect interviews</w:t>
            </w:r>
          </w:p>
        </w:tc>
      </w:tr>
      <w:tr w:rsidR="00F6222E" w:rsidRPr="00B91A5D" w14:paraId="7EFCC4AA" w14:textId="77777777" w:rsidTr="00880633">
        <w:trPr>
          <w:jc w:val="center"/>
        </w:trPr>
        <w:tc>
          <w:tcPr>
            <w:tcW w:w="2547" w:type="dxa"/>
          </w:tcPr>
          <w:p w14:paraId="0D00A206" w14:textId="77777777" w:rsidR="00F6222E" w:rsidRPr="006A27E9" w:rsidRDefault="00F6222E" w:rsidP="00FE1228">
            <w:pPr>
              <w:rPr>
                <w:sz w:val="20"/>
                <w:szCs w:val="20"/>
              </w:rPr>
            </w:pPr>
            <w:r w:rsidRPr="006A27E9">
              <w:rPr>
                <w:sz w:val="20"/>
                <w:szCs w:val="20"/>
              </w:rPr>
              <w:t>Phone/Comms Records</w:t>
            </w:r>
          </w:p>
        </w:tc>
        <w:tc>
          <w:tcPr>
            <w:tcW w:w="6493" w:type="dxa"/>
          </w:tcPr>
          <w:p w14:paraId="6C547441" w14:textId="77777777" w:rsidR="00F6222E" w:rsidRPr="006A27E9" w:rsidRDefault="00F6222E" w:rsidP="00FE1228">
            <w:pPr>
              <w:rPr>
                <w:sz w:val="20"/>
                <w:szCs w:val="20"/>
              </w:rPr>
            </w:pPr>
            <w:r w:rsidRPr="006A27E9">
              <w:rPr>
                <w:sz w:val="20"/>
                <w:szCs w:val="20"/>
              </w:rPr>
              <w:t>Call detail records, messaging logs</w:t>
            </w:r>
          </w:p>
        </w:tc>
      </w:tr>
      <w:tr w:rsidR="00F6222E" w:rsidRPr="00B91A5D" w14:paraId="2665C176" w14:textId="77777777" w:rsidTr="00880633">
        <w:trPr>
          <w:jc w:val="center"/>
        </w:trPr>
        <w:tc>
          <w:tcPr>
            <w:tcW w:w="2547" w:type="dxa"/>
            <w:shd w:val="clear" w:color="auto" w:fill="F2F2F2"/>
          </w:tcPr>
          <w:p w14:paraId="4211B30E" w14:textId="77777777" w:rsidR="00F6222E" w:rsidRPr="006A27E9" w:rsidRDefault="00F6222E" w:rsidP="00FE1228">
            <w:pPr>
              <w:rPr>
                <w:sz w:val="20"/>
                <w:szCs w:val="20"/>
              </w:rPr>
            </w:pPr>
            <w:r w:rsidRPr="006A27E9">
              <w:rPr>
                <w:sz w:val="20"/>
                <w:szCs w:val="20"/>
              </w:rPr>
              <w:t>Legal Agreement</w:t>
            </w:r>
          </w:p>
        </w:tc>
        <w:tc>
          <w:tcPr>
            <w:tcW w:w="6493" w:type="dxa"/>
            <w:shd w:val="clear" w:color="auto" w:fill="F2F2F2"/>
          </w:tcPr>
          <w:p w14:paraId="3C0EFF52" w14:textId="77777777" w:rsidR="00F6222E" w:rsidRPr="006A27E9" w:rsidRDefault="00F6222E" w:rsidP="00FE1228">
            <w:pPr>
              <w:rPr>
                <w:sz w:val="20"/>
                <w:szCs w:val="20"/>
              </w:rPr>
            </w:pPr>
            <w:r w:rsidRPr="006A27E9">
              <w:rPr>
                <w:sz w:val="20"/>
                <w:szCs w:val="20"/>
              </w:rPr>
              <w:t>Contracts, NDAs, nominee agreements</w:t>
            </w:r>
          </w:p>
        </w:tc>
      </w:tr>
      <w:tr w:rsidR="00F6222E" w:rsidRPr="00B91A5D" w14:paraId="787946C0" w14:textId="77777777" w:rsidTr="00880633">
        <w:trPr>
          <w:jc w:val="center"/>
        </w:trPr>
        <w:tc>
          <w:tcPr>
            <w:tcW w:w="2547" w:type="dxa"/>
          </w:tcPr>
          <w:p w14:paraId="28BB8916" w14:textId="77777777" w:rsidR="00F6222E" w:rsidRPr="006A27E9" w:rsidRDefault="00F6222E" w:rsidP="00FE1228">
            <w:pPr>
              <w:rPr>
                <w:sz w:val="20"/>
                <w:szCs w:val="20"/>
              </w:rPr>
            </w:pPr>
            <w:r w:rsidRPr="006A27E9">
              <w:rPr>
                <w:sz w:val="20"/>
                <w:szCs w:val="20"/>
              </w:rPr>
              <w:t>Property Records</w:t>
            </w:r>
          </w:p>
        </w:tc>
        <w:tc>
          <w:tcPr>
            <w:tcW w:w="6493" w:type="dxa"/>
          </w:tcPr>
          <w:p w14:paraId="3D86D3D4" w14:textId="77777777" w:rsidR="00F6222E" w:rsidRPr="006A27E9" w:rsidRDefault="00F6222E" w:rsidP="00FE1228">
            <w:pPr>
              <w:rPr>
                <w:sz w:val="20"/>
                <w:szCs w:val="20"/>
              </w:rPr>
            </w:pPr>
            <w:r w:rsidRPr="006A27E9">
              <w:rPr>
                <w:sz w:val="20"/>
                <w:szCs w:val="20"/>
              </w:rPr>
              <w:t>Land registry, property ownership documents</w:t>
            </w:r>
          </w:p>
        </w:tc>
      </w:tr>
      <w:tr w:rsidR="00F6222E" w:rsidRPr="00B91A5D" w14:paraId="6E39330D" w14:textId="77777777" w:rsidTr="00880633">
        <w:trPr>
          <w:jc w:val="center"/>
        </w:trPr>
        <w:tc>
          <w:tcPr>
            <w:tcW w:w="2547" w:type="dxa"/>
            <w:shd w:val="clear" w:color="auto" w:fill="F2F2F2"/>
          </w:tcPr>
          <w:p w14:paraId="5F9C32AD" w14:textId="77777777" w:rsidR="00F6222E" w:rsidRPr="006A27E9" w:rsidRDefault="00F6222E" w:rsidP="00FE1228">
            <w:pPr>
              <w:rPr>
                <w:sz w:val="20"/>
                <w:szCs w:val="20"/>
              </w:rPr>
            </w:pPr>
            <w:r w:rsidRPr="006A27E9">
              <w:rPr>
                <w:sz w:val="20"/>
                <w:szCs w:val="20"/>
              </w:rPr>
              <w:t>Travel Records</w:t>
            </w:r>
          </w:p>
        </w:tc>
        <w:tc>
          <w:tcPr>
            <w:tcW w:w="6493" w:type="dxa"/>
            <w:shd w:val="clear" w:color="auto" w:fill="F2F2F2"/>
          </w:tcPr>
          <w:p w14:paraId="06510BAA" w14:textId="77777777" w:rsidR="00F6222E" w:rsidRPr="006A27E9" w:rsidRDefault="00F6222E" w:rsidP="00FE1228">
            <w:pPr>
              <w:rPr>
                <w:sz w:val="20"/>
                <w:szCs w:val="20"/>
              </w:rPr>
            </w:pPr>
            <w:r w:rsidRPr="006A27E9">
              <w:rPr>
                <w:sz w:val="20"/>
                <w:szCs w:val="20"/>
              </w:rPr>
              <w:t>Flight manifests, hotel records, visa stamps</w:t>
            </w:r>
          </w:p>
        </w:tc>
      </w:tr>
      <w:tr w:rsidR="00F6222E" w:rsidRPr="00B91A5D" w14:paraId="19715B19" w14:textId="77777777" w:rsidTr="00880633">
        <w:trPr>
          <w:jc w:val="center"/>
        </w:trPr>
        <w:tc>
          <w:tcPr>
            <w:tcW w:w="2547" w:type="dxa"/>
          </w:tcPr>
          <w:p w14:paraId="23685FB4" w14:textId="77777777" w:rsidR="00F6222E" w:rsidRPr="006A27E9" w:rsidRDefault="00F6222E" w:rsidP="00FE1228">
            <w:pPr>
              <w:rPr>
                <w:sz w:val="20"/>
                <w:szCs w:val="20"/>
              </w:rPr>
            </w:pPr>
            <w:r w:rsidRPr="006A27E9">
              <w:rPr>
                <w:sz w:val="20"/>
                <w:szCs w:val="20"/>
              </w:rPr>
              <w:t>Other</w:t>
            </w:r>
          </w:p>
        </w:tc>
        <w:tc>
          <w:tcPr>
            <w:tcW w:w="6493" w:type="dxa"/>
          </w:tcPr>
          <w:p w14:paraId="762C381B" w14:textId="77777777" w:rsidR="00F6222E" w:rsidRPr="006A27E9" w:rsidRDefault="00F6222E" w:rsidP="00FE1228">
            <w:pPr>
              <w:rPr>
                <w:sz w:val="20"/>
                <w:szCs w:val="20"/>
              </w:rPr>
            </w:pPr>
            <w:r w:rsidRPr="006A27E9">
              <w:rPr>
                <w:sz w:val="20"/>
                <w:szCs w:val="20"/>
              </w:rPr>
              <w:t>Any document not matching the above categories</w:t>
            </w:r>
          </w:p>
        </w:tc>
      </w:tr>
    </w:tbl>
    <w:p w14:paraId="2CC08827" w14:textId="77777777" w:rsidR="00F6222E" w:rsidRPr="00B91A5D" w:rsidRDefault="00F6222E" w:rsidP="00F6222E"/>
    <w:p w14:paraId="4C2E2909" w14:textId="63C12557" w:rsidR="003A7C77" w:rsidRDefault="003A7C77" w:rsidP="003A7C77">
      <w:r>
        <w:br w:type="page"/>
      </w:r>
    </w:p>
    <w:p w14:paraId="03C25C2B" w14:textId="77777777" w:rsidR="005D1227" w:rsidRDefault="005D1227" w:rsidP="003A7C77"/>
    <w:p w14:paraId="7134113D" w14:textId="658F7952" w:rsidR="00F6222E" w:rsidRDefault="00F6222E" w:rsidP="00F6222E">
      <w:pPr>
        <w:pStyle w:val="Heading2"/>
      </w:pPr>
      <w:bookmarkStart w:id="210" w:name="_Toc226039392"/>
      <w:r>
        <w:t>D. Architecture Overview</w:t>
      </w:r>
      <w:bookmarkEnd w:id="210"/>
    </w:p>
    <w:p w14:paraId="75863F87" w14:textId="77777777" w:rsidR="00F6222E" w:rsidRPr="00B91A5D" w:rsidRDefault="00F6222E" w:rsidP="00F6222E">
      <w:r w:rsidRPr="00B91A5D">
        <w:t xml:space="preserve">The Forensic Graph Intelligence PoC uses </w:t>
      </w:r>
      <w:proofErr w:type="gramStart"/>
      <w:r w:rsidRPr="00B91A5D">
        <w:t>a lightweight</w:t>
      </w:r>
      <w:proofErr w:type="gramEnd"/>
      <w:r w:rsidRPr="00B91A5D">
        <w:t>, single-server architecture:</w:t>
      </w:r>
    </w:p>
    <w:p w14:paraId="3A400D50" w14:textId="77777777" w:rsidR="00F6222E" w:rsidRPr="00B91A5D" w:rsidRDefault="00F6222E" w:rsidP="00B91A5D">
      <w:pPr>
        <w:pStyle w:val="ListBullet"/>
        <w:numPr>
          <w:ilvl w:val="0"/>
          <w:numId w:val="28"/>
        </w:numPr>
        <w:rPr>
          <w:rFonts w:asciiTheme="minorHAnsi" w:hAnsiTheme="minorHAnsi"/>
          <w:sz w:val="24"/>
          <w:szCs w:val="24"/>
        </w:rPr>
      </w:pPr>
      <w:r w:rsidRPr="00B91A5D">
        <w:rPr>
          <w:rFonts w:asciiTheme="minorHAnsi" w:hAnsiTheme="minorHAnsi"/>
          <w:sz w:val="24"/>
          <w:szCs w:val="24"/>
        </w:rPr>
        <w:t>Backend: Python FastAPI application serving REST API endpoints.</w:t>
      </w:r>
    </w:p>
    <w:p w14:paraId="464B85DC" w14:textId="01A63AEA" w:rsidR="00F6222E" w:rsidRPr="00B91A5D" w:rsidRDefault="00F6222E" w:rsidP="00B91A5D">
      <w:pPr>
        <w:pStyle w:val="ListBullet"/>
        <w:numPr>
          <w:ilvl w:val="0"/>
          <w:numId w:val="28"/>
        </w:numPr>
        <w:rPr>
          <w:rFonts w:asciiTheme="minorHAnsi" w:hAnsiTheme="minorHAnsi"/>
          <w:sz w:val="24"/>
          <w:szCs w:val="24"/>
        </w:rPr>
      </w:pPr>
      <w:r w:rsidRPr="00B91A5D">
        <w:rPr>
          <w:rFonts w:asciiTheme="minorHAnsi" w:hAnsiTheme="minorHAnsi"/>
          <w:sz w:val="24"/>
          <w:szCs w:val="24"/>
        </w:rPr>
        <w:t>Frontend: Single-page HTML/JavaScript application (Jinja2 template) with vis.js</w:t>
      </w:r>
      <w:r w:rsidR="007401CD">
        <w:rPr>
          <w:rFonts w:asciiTheme="minorHAnsi" w:hAnsiTheme="minorHAnsi"/>
          <w:sz w:val="24"/>
          <w:szCs w:val="24"/>
        </w:rPr>
        <w:t xml:space="preserve"> </w:t>
      </w:r>
      <w:r w:rsidRPr="00B91A5D">
        <w:rPr>
          <w:rFonts w:asciiTheme="minorHAnsi" w:hAnsiTheme="minorHAnsi"/>
          <w:sz w:val="24"/>
          <w:szCs w:val="24"/>
        </w:rPr>
        <w:t>libraries.</w:t>
      </w:r>
    </w:p>
    <w:p w14:paraId="5A5B33EB" w14:textId="7E88B1FB" w:rsidR="00F6222E" w:rsidRPr="00B91A5D" w:rsidRDefault="00F6222E" w:rsidP="00B91A5D">
      <w:pPr>
        <w:pStyle w:val="ListBullet"/>
        <w:numPr>
          <w:ilvl w:val="0"/>
          <w:numId w:val="28"/>
        </w:numPr>
        <w:rPr>
          <w:rFonts w:asciiTheme="minorHAnsi" w:hAnsiTheme="minorHAnsi"/>
          <w:sz w:val="24"/>
          <w:szCs w:val="24"/>
        </w:rPr>
      </w:pPr>
      <w:r w:rsidRPr="00B91A5D">
        <w:rPr>
          <w:rFonts w:asciiTheme="minorHAnsi" w:hAnsiTheme="minorHAnsi"/>
          <w:sz w:val="24"/>
          <w:szCs w:val="24"/>
        </w:rPr>
        <w:t xml:space="preserve">LLM Integration: </w:t>
      </w:r>
      <w:r w:rsidR="006B3BFE">
        <w:rPr>
          <w:rFonts w:asciiTheme="minorHAnsi" w:hAnsiTheme="minorHAnsi"/>
          <w:sz w:val="24"/>
          <w:szCs w:val="24"/>
        </w:rPr>
        <w:t xml:space="preserve">Azure </w:t>
      </w:r>
      <w:r w:rsidRPr="00B91A5D">
        <w:rPr>
          <w:rFonts w:asciiTheme="minorHAnsi" w:hAnsiTheme="minorHAnsi"/>
          <w:sz w:val="24"/>
          <w:szCs w:val="24"/>
        </w:rPr>
        <w:t>OpenAI API via official Python SDKs.</w:t>
      </w:r>
    </w:p>
    <w:p w14:paraId="77E3A6E5" w14:textId="25070962" w:rsidR="00F6222E" w:rsidRPr="00B91A5D" w:rsidRDefault="00F6222E" w:rsidP="00F15B98">
      <w:pPr>
        <w:pStyle w:val="ListBullet"/>
        <w:numPr>
          <w:ilvl w:val="0"/>
          <w:numId w:val="28"/>
        </w:numPr>
        <w:rPr>
          <w:rFonts w:asciiTheme="minorHAnsi" w:hAnsiTheme="minorHAnsi"/>
          <w:sz w:val="24"/>
          <w:szCs w:val="24"/>
        </w:rPr>
      </w:pPr>
      <w:r w:rsidRPr="00B91A5D">
        <w:rPr>
          <w:rFonts w:asciiTheme="minorHAnsi" w:hAnsiTheme="minorHAnsi"/>
          <w:sz w:val="24"/>
          <w:szCs w:val="24"/>
        </w:rPr>
        <w:t>Text Extraction: PyMuPDF for PDF, python-docx for DOCX,</w:t>
      </w:r>
      <w:ins w:id="211" w:author="Laith Mufti" w:date="2026-04-10T13:18:00Z" w16du:dateUtc="2026-04-10T09:18:00Z">
        <w:r w:rsidR="002C12F0">
          <w:rPr>
            <w:rFonts w:asciiTheme="minorHAnsi" w:hAnsiTheme="minorHAnsi"/>
            <w:sz w:val="24"/>
            <w:szCs w:val="24"/>
          </w:rPr>
          <w:t xml:space="preserve"> </w:t>
        </w:r>
        <w:proofErr w:type="spellStart"/>
        <w:r w:rsidR="002C12F0">
          <w:rPr>
            <w:rFonts w:asciiTheme="minorHAnsi" w:hAnsiTheme="minorHAnsi"/>
            <w:sz w:val="24"/>
            <w:szCs w:val="24"/>
          </w:rPr>
          <w:t>openpyxl</w:t>
        </w:r>
        <w:proofErr w:type="spellEnd"/>
        <w:r w:rsidR="002C12F0">
          <w:rPr>
            <w:rFonts w:asciiTheme="minorHAnsi" w:hAnsiTheme="minorHAnsi"/>
            <w:sz w:val="24"/>
            <w:szCs w:val="24"/>
          </w:rPr>
          <w:t xml:space="preserve"> for XLSX, </w:t>
        </w:r>
        <w:r w:rsidR="00244BDC">
          <w:rPr>
            <w:rFonts w:asciiTheme="minorHAnsi" w:hAnsiTheme="minorHAnsi"/>
            <w:sz w:val="24"/>
            <w:szCs w:val="24"/>
          </w:rPr>
          <w:t xml:space="preserve">csv </w:t>
        </w:r>
        <w:proofErr w:type="spellStart"/>
        <w:r w:rsidR="00244BDC">
          <w:rPr>
            <w:rFonts w:asciiTheme="minorHAnsi" w:hAnsiTheme="minorHAnsi"/>
            <w:sz w:val="24"/>
            <w:szCs w:val="24"/>
          </w:rPr>
          <w:t>stdlib</w:t>
        </w:r>
        <w:proofErr w:type="spellEnd"/>
        <w:r w:rsidR="00244BDC">
          <w:rPr>
            <w:rFonts w:asciiTheme="minorHAnsi" w:hAnsiTheme="minorHAnsi"/>
            <w:sz w:val="24"/>
            <w:szCs w:val="24"/>
          </w:rPr>
          <w:t xml:space="preserve"> for CSV,</w:t>
        </w:r>
      </w:ins>
      <w:r w:rsidRPr="00B91A5D">
        <w:rPr>
          <w:rFonts w:asciiTheme="minorHAnsi" w:hAnsiTheme="minorHAnsi"/>
          <w:sz w:val="24"/>
          <w:szCs w:val="24"/>
        </w:rPr>
        <w:t xml:space="preserve"> built-in file I/O for TXT/MD.</w:t>
      </w:r>
    </w:p>
    <w:p w14:paraId="738687F0" w14:textId="77777777" w:rsidR="00F6222E" w:rsidRPr="00B91A5D" w:rsidRDefault="00F6222E" w:rsidP="00F15B98">
      <w:pPr>
        <w:pStyle w:val="ListBullet"/>
        <w:numPr>
          <w:ilvl w:val="0"/>
          <w:numId w:val="28"/>
        </w:numPr>
        <w:rPr>
          <w:rFonts w:asciiTheme="minorHAnsi" w:hAnsiTheme="minorHAnsi"/>
          <w:sz w:val="24"/>
          <w:szCs w:val="24"/>
        </w:rPr>
      </w:pPr>
      <w:r w:rsidRPr="00B91A5D">
        <w:rPr>
          <w:rFonts w:asciiTheme="minorHAnsi" w:hAnsiTheme="minorHAnsi"/>
          <w:sz w:val="24"/>
          <w:szCs w:val="24"/>
        </w:rPr>
        <w:t>Storage: In-memory Python data structures (entities, relationships, undo stack). No persistent database.</w:t>
      </w:r>
    </w:p>
    <w:p w14:paraId="14A8B67F" w14:textId="75264005" w:rsidR="00F6222E" w:rsidRPr="0066574A" w:rsidRDefault="00F6222E" w:rsidP="00F6222E">
      <w:pPr>
        <w:pStyle w:val="ListBullet"/>
        <w:numPr>
          <w:ilvl w:val="0"/>
          <w:numId w:val="28"/>
        </w:numPr>
        <w:rPr>
          <w:rFonts w:asciiTheme="minorHAnsi" w:hAnsiTheme="minorHAnsi"/>
          <w:sz w:val="24"/>
          <w:szCs w:val="24"/>
        </w:rPr>
      </w:pPr>
      <w:r w:rsidRPr="00B91A5D">
        <w:rPr>
          <w:rFonts w:asciiTheme="minorHAnsi" w:hAnsiTheme="minorHAnsi"/>
          <w:sz w:val="24"/>
          <w:szCs w:val="24"/>
        </w:rPr>
        <w:t>Audit Log: JSONL file (audit_</w:t>
      </w:r>
      <w:proofErr w:type="gramStart"/>
      <w:r w:rsidRPr="00B91A5D">
        <w:rPr>
          <w:rFonts w:asciiTheme="minorHAnsi" w:hAnsiTheme="minorHAnsi"/>
          <w:sz w:val="24"/>
          <w:szCs w:val="24"/>
        </w:rPr>
        <w:t>log.jsonl</w:t>
      </w:r>
      <w:proofErr w:type="gramEnd"/>
      <w:r w:rsidRPr="00B91A5D">
        <w:rPr>
          <w:rFonts w:asciiTheme="minorHAnsi" w:hAnsiTheme="minorHAnsi"/>
          <w:sz w:val="24"/>
          <w:szCs w:val="24"/>
        </w:rPr>
        <w:t>) for action history.</w:t>
      </w:r>
    </w:p>
    <w:sectPr w:rsidR="00F6222E" w:rsidRPr="0066574A" w:rsidSect="0094374C">
      <w:headerReference w:type="default" r:id="rId15"/>
      <w:footerReference w:type="default" r:id="rId16"/>
      <w:headerReference w:type="first" r:id="rId17"/>
      <w:footerReference w:type="first" r:id="rId18"/>
      <w:pgSz w:w="11906" w:h="16838"/>
      <w:pgMar w:top="1440" w:right="1416"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Vladislav Dimitrov" w:date="2026-04-08T16:56:00Z" w:initials="VD">
    <w:p w14:paraId="26CE1666" w14:textId="77777777" w:rsidR="009E0934" w:rsidRDefault="00DB2963" w:rsidP="009E0934">
      <w:pPr>
        <w:pStyle w:val="CommentText"/>
      </w:pPr>
      <w:r>
        <w:rPr>
          <w:rStyle w:val="CommentReference"/>
        </w:rPr>
        <w:annotationRef/>
      </w:r>
      <w:r w:rsidR="009E0934">
        <w:t>This feels somewhat disproportionate to the expected benefit. If the functionality works well out of the box, it makes sense to retain it; however, if any additional effort or customisation is required, I would suggest dropping it.</w:t>
      </w:r>
    </w:p>
  </w:comment>
  <w:comment w:id="7" w:author="Laith Mufti" w:date="2026-04-10T11:43:00Z" w:initials="LM">
    <w:p w14:paraId="2403FEEE" w14:textId="77777777" w:rsidR="000C3374" w:rsidRDefault="000C3374" w:rsidP="000C3374">
      <w:pPr>
        <w:pStyle w:val="CommentText"/>
      </w:pPr>
      <w:r>
        <w:rPr>
          <w:rStyle w:val="CommentReference"/>
        </w:rPr>
        <w:annotationRef/>
      </w:r>
      <w:r>
        <w:t xml:space="preserve">Agreed on principle. The 3D view can be delivered using an off-the-shelf library (3d-force-graph) with virtually no custom development. It requires no additional effort beyond the base 2D implementation. </w:t>
      </w:r>
      <w:r>
        <w:br/>
        <w:t>Recommend retaining as a low-cost differentiator - might be useful for demos and large graph exploration. We can label it "BETA" to set expectations.</w:t>
      </w:r>
    </w:p>
  </w:comment>
  <w:comment w:id="8" w:author="Vladislav Dimitrov" w:date="2026-04-10T18:30:00Z" w:initials="VD">
    <w:p w14:paraId="54BCF999" w14:textId="77777777" w:rsidR="00B17972" w:rsidRDefault="00B17972" w:rsidP="00B17972">
      <w:pPr>
        <w:pStyle w:val="CommentText"/>
      </w:pPr>
      <w:r>
        <w:rPr>
          <w:rStyle w:val="CommentReference"/>
        </w:rPr>
        <w:annotationRef/>
      </w:r>
      <w:r>
        <w:t>Agreed</w:t>
      </w:r>
    </w:p>
  </w:comment>
  <w:comment w:id="27" w:author="Vladislav Dimitrov" w:date="2026-04-09T19:58:00Z" w:initials="VD">
    <w:p w14:paraId="369EF406" w14:textId="4D2E47F8" w:rsidR="003C6D06" w:rsidRDefault="003C6D06" w:rsidP="003C6D06">
      <w:pPr>
        <w:pStyle w:val="CommentText"/>
      </w:pPr>
      <w:r>
        <w:rPr>
          <w:rStyle w:val="CommentReference"/>
        </w:rPr>
        <w:annotationRef/>
      </w:r>
      <w:r>
        <w:t>Is it possible to consider adding OCR capabilities?</w:t>
      </w:r>
    </w:p>
  </w:comment>
  <w:comment w:id="28" w:author="Laith Mufti" w:date="2026-04-10T11:45:00Z" w:initials="LM">
    <w:p w14:paraId="715D8FE6" w14:textId="77777777" w:rsidR="00FC597E" w:rsidRDefault="00FC597E" w:rsidP="00FC597E">
      <w:pPr>
        <w:pStyle w:val="CommentText"/>
      </w:pPr>
      <w:r>
        <w:rPr>
          <w:rStyle w:val="CommentReference"/>
        </w:rPr>
        <w:annotationRef/>
      </w:r>
      <w:r>
        <w:t>Yes, achievable using Azure Document Intelligence however should be deferred to Phase 2</w:t>
      </w:r>
    </w:p>
  </w:comment>
  <w:comment w:id="29" w:author="Vladislav Dimitrov" w:date="2026-04-10T18:30:00Z" w:initials="VD">
    <w:p w14:paraId="3BB5F6C4" w14:textId="77777777" w:rsidR="00B17972" w:rsidRDefault="00B17972" w:rsidP="00B17972">
      <w:pPr>
        <w:pStyle w:val="CommentText"/>
      </w:pPr>
      <w:r>
        <w:rPr>
          <w:rStyle w:val="CommentReference"/>
        </w:rPr>
        <w:annotationRef/>
      </w:r>
      <w:r>
        <w:t>Agreed</w:t>
      </w:r>
    </w:p>
  </w:comment>
  <w:comment w:id="32" w:author="Vladislav Dimitrov" w:date="2026-04-09T19:53:00Z" w:initials="VD">
    <w:p w14:paraId="7A0F67CB" w14:textId="1930A0E5" w:rsidR="003476AF" w:rsidRDefault="003C6D06" w:rsidP="003476AF">
      <w:pPr>
        <w:pStyle w:val="CommentText"/>
      </w:pPr>
      <w:r>
        <w:rPr>
          <w:rStyle w:val="CommentReference"/>
        </w:rPr>
        <w:annotationRef/>
      </w:r>
      <w:r w:rsidR="003476AF">
        <w:t>Can we add Arabic in the scope? Many of the official documents we may use to construct graphs can be in Arabic</w:t>
      </w:r>
    </w:p>
  </w:comment>
  <w:comment w:id="33" w:author="Laith Mufti" w:date="2026-04-10T11:46:00Z" w:initials="LM">
    <w:p w14:paraId="44CEC5E5" w14:textId="77777777" w:rsidR="00B9427C" w:rsidRDefault="00B9427C" w:rsidP="00B9427C">
      <w:pPr>
        <w:pStyle w:val="CommentText"/>
      </w:pPr>
      <w:r>
        <w:rPr>
          <w:rStyle w:val="CommentReference"/>
        </w:rPr>
        <w:annotationRef/>
      </w:r>
      <w:r>
        <w:t>For text-based documents (searchable PDFs, DOCX), Arabic is supported natively by the underlying LLM with no additional development. Recommend adding Arabic text documents to Phase 1 scope. Scanned Arabic documents (requiring OCR) would need Phase 2 implementation.</w:t>
      </w:r>
    </w:p>
  </w:comment>
  <w:comment w:id="34" w:author="Vladislav Dimitrov" w:date="2026-04-10T18:31:00Z" w:initials="VD">
    <w:p w14:paraId="3B706363" w14:textId="77777777" w:rsidR="00B17972" w:rsidRDefault="00B17972" w:rsidP="00B17972">
      <w:pPr>
        <w:pStyle w:val="CommentText"/>
      </w:pPr>
      <w:r>
        <w:rPr>
          <w:rStyle w:val="CommentReference"/>
        </w:rPr>
        <w:annotationRef/>
      </w:r>
      <w:r>
        <w:t>Agreed</w:t>
      </w:r>
    </w:p>
  </w:comment>
  <w:comment w:id="40" w:author="Vladislav Dimitrov" w:date="2026-04-08T18:28:00Z" w:initials="VD">
    <w:p w14:paraId="71982A2C" w14:textId="786C0A52" w:rsidR="003C6D06" w:rsidRDefault="00B870EC" w:rsidP="003C6D06">
      <w:pPr>
        <w:pStyle w:val="CommentText"/>
      </w:pPr>
      <w:r>
        <w:rPr>
          <w:rStyle w:val="CommentReference"/>
        </w:rPr>
        <w:annotationRef/>
      </w:r>
      <w:r w:rsidR="003C6D06">
        <w:t>We should add functionality to allow users to upload xlsx and csv files. A typical use case would be the upload of transactional records, with the solution constructing transactional linkages between nodes (i.e. transaction counterparties). Ideally, the functionality should also support aggregation of transactions, both by value and  by number of transactions.</w:t>
      </w:r>
    </w:p>
    <w:p w14:paraId="7596D2B1" w14:textId="77777777" w:rsidR="003C6D06" w:rsidRDefault="003C6D06" w:rsidP="003C6D06">
      <w:pPr>
        <w:pStyle w:val="CommentText"/>
      </w:pPr>
    </w:p>
    <w:p w14:paraId="65171BFD" w14:textId="77777777" w:rsidR="003C6D06" w:rsidRDefault="003C6D06" w:rsidP="003C6D06">
      <w:pPr>
        <w:pStyle w:val="CommentText"/>
      </w:pPr>
      <w:r>
        <w:t>While I appreciate that this may appear to be a deviation from the original scope, this capability is critical. We discussed this with Alex, and the consolidated view is that, without this feature, it will be difficult to position the tool as a meaningful differentiator.</w:t>
      </w:r>
    </w:p>
  </w:comment>
  <w:comment w:id="41" w:author="Laith Mufti" w:date="2026-04-10T11:48:00Z" w:initials="LM">
    <w:p w14:paraId="36E432FC" w14:textId="77777777" w:rsidR="0034710A" w:rsidRDefault="0034710A" w:rsidP="0034710A">
      <w:pPr>
        <w:pStyle w:val="CommentText"/>
      </w:pPr>
      <w:r>
        <w:rPr>
          <w:rStyle w:val="CommentReference"/>
        </w:rPr>
        <w:annotationRef/>
      </w:r>
      <w:r>
        <w:t xml:space="preserve">Understood and agreed on importance. </w:t>
      </w:r>
    </w:p>
    <w:p w14:paraId="6B84C74F" w14:textId="77777777" w:rsidR="0034710A" w:rsidRDefault="0034710A" w:rsidP="0034710A">
      <w:pPr>
        <w:pStyle w:val="CommentText"/>
      </w:pPr>
      <w:r>
        <w:br/>
        <w:t>The approach would be:</w:t>
      </w:r>
    </w:p>
    <w:p w14:paraId="5FDF12C4" w14:textId="77777777" w:rsidR="0034710A" w:rsidRDefault="0034710A" w:rsidP="0034710A">
      <w:pPr>
        <w:pStyle w:val="CommentText"/>
        <w:ind w:left="300"/>
      </w:pPr>
      <w:r>
        <w:t>Add CSV/XLSX upload with a column-mapping interface (user maps From, To, Amount, Date columns)</w:t>
      </w:r>
    </w:p>
    <w:p w14:paraId="0BDFC6CB" w14:textId="77777777" w:rsidR="0034710A" w:rsidRDefault="0034710A" w:rsidP="0034710A">
      <w:pPr>
        <w:pStyle w:val="CommentText"/>
        <w:ind w:left="300"/>
      </w:pPr>
      <w:r>
        <w:t>Auto-create counterparty nodes and transactional edges</w:t>
      </w:r>
    </w:p>
    <w:p w14:paraId="5D6F33D8" w14:textId="77777777" w:rsidR="0034710A" w:rsidRDefault="0034710A" w:rsidP="0034710A">
      <w:pPr>
        <w:pStyle w:val="CommentText"/>
        <w:ind w:left="300"/>
      </w:pPr>
      <w:r>
        <w:t>Support aggregation by counterparty pair (total value + count).</w:t>
      </w:r>
    </w:p>
  </w:comment>
  <w:comment w:id="42" w:author="Vladislav Dimitrov" w:date="2026-04-10T18:33:00Z" w:initials="VD">
    <w:p w14:paraId="3B4F904A" w14:textId="77777777" w:rsidR="00B17972" w:rsidRDefault="00B17972" w:rsidP="00B17972">
      <w:pPr>
        <w:pStyle w:val="CommentText"/>
      </w:pPr>
      <w:r>
        <w:rPr>
          <w:rStyle w:val="CommentReference"/>
        </w:rPr>
        <w:annotationRef/>
      </w:r>
      <w:r>
        <w:t>Overall agreed, but I’ll need an explanation how is it going to work</w:t>
      </w:r>
    </w:p>
  </w:comment>
  <w:comment w:id="71" w:author="Vladislav Dimitrov" w:date="2026-04-08T18:31:00Z" w:initials="VD">
    <w:p w14:paraId="4E9F9179" w14:textId="35092DF3" w:rsidR="00B870EC" w:rsidRDefault="00B870EC" w:rsidP="00B870EC">
      <w:pPr>
        <w:pStyle w:val="CommentText"/>
      </w:pPr>
      <w:r>
        <w:rPr>
          <w:rStyle w:val="CommentReference"/>
        </w:rPr>
        <w:annotationRef/>
      </w:r>
      <w:r>
        <w:t>Will there be functionality to support batch document uploads across multiple phases? For example, uploading an initial report to generate a baseline graph, and subsequently augmenting it by uploading additional documents.</w:t>
      </w:r>
    </w:p>
  </w:comment>
  <w:comment w:id="72" w:author="Laith Mufti" w:date="2026-04-10T11:49:00Z" w:initials="LM">
    <w:p w14:paraId="64754CE4" w14:textId="77777777" w:rsidR="00E5743C" w:rsidRDefault="00E5743C" w:rsidP="00E5743C">
      <w:pPr>
        <w:pStyle w:val="CommentText"/>
      </w:pPr>
      <w:r>
        <w:rPr>
          <w:rStyle w:val="CommentReference"/>
        </w:rPr>
        <w:annotationRef/>
      </w:r>
      <w:r>
        <w:t xml:space="preserve">Yes, this is part of the core architecture. </w:t>
      </w:r>
      <w:r>
        <w:br/>
      </w:r>
      <w:r>
        <w:br/>
        <w:t>The extraction pipeline is designed to merge new entities and relationships into the existing graph with deduplication. Users can upload an initial set, review the graph, then upload additional documents to augment it.</w:t>
      </w:r>
    </w:p>
  </w:comment>
  <w:comment w:id="73" w:author="Vladislav Dimitrov" w:date="2026-04-10T18:33:00Z" w:initials="VD">
    <w:p w14:paraId="534E85EA" w14:textId="77777777" w:rsidR="00B17972" w:rsidRDefault="00B17972" w:rsidP="00B17972">
      <w:pPr>
        <w:pStyle w:val="CommentText"/>
      </w:pPr>
      <w:r>
        <w:rPr>
          <w:rStyle w:val="CommentReference"/>
        </w:rPr>
        <w:annotationRef/>
      </w:r>
      <w:r>
        <w:t>Agreed</w:t>
      </w:r>
    </w:p>
  </w:comment>
  <w:comment w:id="77" w:author="Vladislav Dimitrov" w:date="2026-04-08T18:36:00Z" w:initials="VD">
    <w:p w14:paraId="2575601F" w14:textId="4ED88943" w:rsidR="00B870EC" w:rsidRDefault="00B870EC" w:rsidP="00B870EC">
      <w:pPr>
        <w:pStyle w:val="CommentText"/>
      </w:pPr>
      <w:r>
        <w:rPr>
          <w:rStyle w:val="CommentReference"/>
        </w:rPr>
        <w:annotationRef/>
      </w:r>
      <w:r>
        <w:t>Ideally, the solution should also allow for a second‑level, manual deduplication process.</w:t>
      </w:r>
    </w:p>
  </w:comment>
  <w:comment w:id="78" w:author="Laith Mufti" w:date="2026-04-10T11:50:00Z" w:initials="LM">
    <w:p w14:paraId="5A12DCD9" w14:textId="77777777" w:rsidR="00EB5FF1" w:rsidRDefault="00EB5FF1" w:rsidP="00EB5FF1">
      <w:pPr>
        <w:pStyle w:val="CommentText"/>
      </w:pPr>
      <w:r>
        <w:rPr>
          <w:rStyle w:val="CommentReference"/>
        </w:rPr>
        <w:annotationRef/>
      </w:r>
      <w:r>
        <w:t>The system will include node editing (rename, retype, delete) and manual link creation. To address this specifically, we can add a "Merge Nodes" function where the user selects two duplicate entities and combines them, preserving all connections from both.</w:t>
      </w:r>
    </w:p>
  </w:comment>
  <w:comment w:id="82" w:author="Vladislav Dimitrov" w:date="2026-04-10T18:34:00Z" w:initials="VD">
    <w:p w14:paraId="7D9D9FC6" w14:textId="77777777" w:rsidR="00B17972" w:rsidRDefault="00B17972" w:rsidP="00B17972">
      <w:pPr>
        <w:pStyle w:val="CommentText"/>
      </w:pPr>
      <w:r>
        <w:rPr>
          <w:rStyle w:val="CommentReference"/>
        </w:rPr>
        <w:annotationRef/>
      </w:r>
      <w:r>
        <w:t>Agreed</w:t>
      </w:r>
    </w:p>
  </w:comment>
  <w:comment w:id="79" w:author="Muhammad Talli" w:date="2026-04-09T13:45:00Z" w:initials="MT">
    <w:p w14:paraId="60BCCE77" w14:textId="1A2CC224" w:rsidR="000969DA" w:rsidRDefault="000969DA" w:rsidP="000969DA">
      <w:pPr>
        <w:pStyle w:val="CommentText"/>
      </w:pPr>
      <w:r>
        <w:rPr>
          <w:rStyle w:val="CommentReference"/>
        </w:rPr>
        <w:annotationRef/>
      </w:r>
      <w:r>
        <w:t>Can we incorporate familial relationship mapping between individuals? In many cases, people share different components of the same name—such as the father’s name, grandfather’s name, or family name. Adding this capability would help identify precise relationships and allow grouping based on these shared name elements.</w:t>
      </w:r>
    </w:p>
  </w:comment>
  <w:comment w:id="80" w:author="Muhammad Talli" w:date="2026-04-09T13:49:00Z" w:initials="MT">
    <w:p w14:paraId="486E9E85" w14:textId="77777777" w:rsidR="000969DA" w:rsidRDefault="000969DA" w:rsidP="000969DA">
      <w:pPr>
        <w:pStyle w:val="CommentText"/>
      </w:pPr>
      <w:r>
        <w:rPr>
          <w:rStyle w:val="CommentReference"/>
        </w:rPr>
        <w:annotationRef/>
      </w:r>
      <w:r>
        <w:t>Lana comment:</w:t>
      </w:r>
      <w:r>
        <w:br/>
        <w:t>• How does the model handle conflicting information across multiple sources? (ex. multiple positions in the same company across different time periods or documents)</w:t>
      </w:r>
    </w:p>
    <w:p w14:paraId="01E4334B" w14:textId="77777777" w:rsidR="000969DA" w:rsidRDefault="000969DA" w:rsidP="000969DA">
      <w:pPr>
        <w:pStyle w:val="CommentText"/>
      </w:pPr>
      <w:r>
        <w:t xml:space="preserve"> • What safeguards are in place to prevent hallucinated relationships?</w:t>
      </w:r>
    </w:p>
  </w:comment>
  <w:comment w:id="81" w:author="Laith Mufti" w:date="2026-04-10T11:53:00Z" w:initials="LM">
    <w:p w14:paraId="08E32774" w14:textId="77777777" w:rsidR="00257661" w:rsidRDefault="00CE087E" w:rsidP="00257661">
      <w:pPr>
        <w:pStyle w:val="CommentText"/>
      </w:pPr>
      <w:r>
        <w:rPr>
          <w:rStyle w:val="CommentReference"/>
        </w:rPr>
        <w:annotationRef/>
      </w:r>
      <w:r w:rsidR="00257661">
        <w:t xml:space="preserve">Talli: </w:t>
      </w:r>
      <w:r w:rsidR="00257661">
        <w:br/>
        <w:t xml:space="preserve">The extraction pipeline can be configured via prompt engineering to identify familial relationships based on Arabic patronymic naming conventions (ibn/bint/al- patterns). </w:t>
      </w:r>
    </w:p>
    <w:p w14:paraId="0D6D5287" w14:textId="77777777" w:rsidR="00257661" w:rsidRDefault="00257661" w:rsidP="00257661">
      <w:pPr>
        <w:pStyle w:val="CommentText"/>
      </w:pPr>
      <w:r>
        <w:t xml:space="preserve">A </w:t>
      </w:r>
      <w:r>
        <w:rPr>
          <w:i/>
          <w:iCs/>
        </w:rPr>
        <w:t xml:space="preserve">family </w:t>
      </w:r>
      <w:r>
        <w:t>relationship type is already in the schema.</w:t>
      </w:r>
    </w:p>
    <w:p w14:paraId="3603C02A" w14:textId="77777777" w:rsidR="00257661" w:rsidRDefault="00257661" w:rsidP="00257661">
      <w:pPr>
        <w:pStyle w:val="CommentText"/>
      </w:pPr>
    </w:p>
    <w:p w14:paraId="48EFCACC" w14:textId="77777777" w:rsidR="00257661" w:rsidRDefault="00257661" w:rsidP="00257661">
      <w:pPr>
        <w:pStyle w:val="CommentText"/>
      </w:pPr>
      <w:r>
        <w:t>Output accuracy has to be tightened during the UAT.</w:t>
      </w:r>
      <w:r>
        <w:br/>
      </w:r>
      <w:r>
        <w:br/>
        <w:t>Lana:</w:t>
      </w:r>
      <w:r>
        <w:br/>
        <w:t>The architecture includes several safeguards:</w:t>
      </w:r>
    </w:p>
    <w:p w14:paraId="3243CF26" w14:textId="77777777" w:rsidR="00257661" w:rsidRDefault="00257661" w:rsidP="00257661">
      <w:pPr>
        <w:pStyle w:val="CommentText"/>
        <w:numPr>
          <w:ilvl w:val="0"/>
          <w:numId w:val="48"/>
        </w:numPr>
      </w:pPr>
      <w:r>
        <w:t>3-pass extraction with cross validation</w:t>
      </w:r>
    </w:p>
    <w:p w14:paraId="6E6EB2E1" w14:textId="77777777" w:rsidR="00257661" w:rsidRDefault="00257661" w:rsidP="00257661">
      <w:pPr>
        <w:pStyle w:val="CommentText"/>
        <w:numPr>
          <w:ilvl w:val="0"/>
          <w:numId w:val="48"/>
        </w:numPr>
      </w:pPr>
      <w:r>
        <w:t>Source traceability</w:t>
      </w:r>
    </w:p>
    <w:p w14:paraId="27D145EB" w14:textId="77777777" w:rsidR="00257661" w:rsidRDefault="00257661" w:rsidP="00257661">
      <w:pPr>
        <w:pStyle w:val="CommentText"/>
        <w:numPr>
          <w:ilvl w:val="0"/>
          <w:numId w:val="48"/>
        </w:numPr>
      </w:pPr>
      <w:r>
        <w:t>Review queue</w:t>
      </w:r>
    </w:p>
    <w:p w14:paraId="22741CAB" w14:textId="77777777" w:rsidR="00257661" w:rsidRDefault="00257661" w:rsidP="00257661">
      <w:pPr>
        <w:pStyle w:val="CommentText"/>
        <w:numPr>
          <w:ilvl w:val="0"/>
          <w:numId w:val="48"/>
        </w:numPr>
      </w:pPr>
      <w:r>
        <w:t>Evidence preservation</w:t>
      </w:r>
    </w:p>
    <w:p w14:paraId="5B7C8CDC" w14:textId="77777777" w:rsidR="00257661" w:rsidRDefault="00257661" w:rsidP="00257661">
      <w:pPr>
        <w:pStyle w:val="CommentText"/>
      </w:pPr>
    </w:p>
    <w:p w14:paraId="7350C13D" w14:textId="77777777" w:rsidR="00257661" w:rsidRDefault="00257661" w:rsidP="00257661">
      <w:pPr>
        <w:pStyle w:val="CommentText"/>
      </w:pPr>
      <w:r>
        <w:t>It is important to note, although these safe-guards exist, hallucinations are still probable to a certain % (nature of AI systems).</w:t>
      </w:r>
    </w:p>
  </w:comment>
  <w:comment w:id="83" w:author="Vladislav Dimitrov" w:date="2026-04-10T18:34:00Z" w:initials="VD">
    <w:p w14:paraId="69B6AA1A" w14:textId="77777777" w:rsidR="00B17972" w:rsidRDefault="00B17972" w:rsidP="00B17972">
      <w:pPr>
        <w:pStyle w:val="CommentText"/>
      </w:pPr>
      <w:r>
        <w:rPr>
          <w:rStyle w:val="CommentReference"/>
        </w:rPr>
        <w:annotationRef/>
      </w:r>
      <w:r>
        <w:t>Agreed</w:t>
      </w:r>
    </w:p>
  </w:comment>
  <w:comment w:id="111" w:author="Vladislav Dimitrov" w:date="2026-04-08T18:42:00Z" w:initials="VD">
    <w:p w14:paraId="1A48B5C8" w14:textId="67B0DF64" w:rsidR="00614FAD" w:rsidRDefault="00614FAD" w:rsidP="00614FAD">
      <w:pPr>
        <w:pStyle w:val="CommentText"/>
      </w:pPr>
      <w:r>
        <w:rPr>
          <w:rStyle w:val="CommentReference"/>
        </w:rPr>
        <w:annotationRef/>
      </w:r>
      <w:r>
        <w:t>There is no need to apply colour‑coding to each node by default. Instead, could we please:</w:t>
      </w:r>
    </w:p>
    <w:p w14:paraId="7272876E" w14:textId="77777777" w:rsidR="00614FAD" w:rsidRDefault="00614FAD" w:rsidP="00614FAD">
      <w:pPr>
        <w:pStyle w:val="CommentText"/>
        <w:numPr>
          <w:ilvl w:val="0"/>
          <w:numId w:val="45"/>
        </w:numPr>
      </w:pPr>
      <w:r>
        <w:t>Use distinct icons to represent each node type; and</w:t>
      </w:r>
    </w:p>
    <w:p w14:paraId="6C802FD7" w14:textId="77777777" w:rsidR="00614FAD" w:rsidRDefault="00614FAD" w:rsidP="00614FAD">
      <w:pPr>
        <w:pStyle w:val="CommentText"/>
        <w:numPr>
          <w:ilvl w:val="0"/>
          <w:numId w:val="45"/>
        </w:numPr>
      </w:pPr>
      <w:r>
        <w:t>Populate all nodes using a standard default colour, with the option for users to manually change the node colour where required.</w:t>
      </w:r>
    </w:p>
  </w:comment>
  <w:comment w:id="112" w:author="Laith Mufti" w:date="2026-04-10T11:55:00Z" w:initials="LM">
    <w:p w14:paraId="00F74ACD" w14:textId="77777777" w:rsidR="00157D26" w:rsidRDefault="00157D26" w:rsidP="00157D26">
      <w:pPr>
        <w:pStyle w:val="CommentText"/>
      </w:pPr>
      <w:r>
        <w:rPr>
          <w:rStyle w:val="CommentReference"/>
        </w:rPr>
        <w:annotationRef/>
      </w:r>
      <w:r>
        <w:t>+ Include a "Color mode" toggle:</w:t>
      </w:r>
      <w:r>
        <w:br/>
        <w:t>"Color by type" (default for analysts) vs "Uniform color".</w:t>
      </w:r>
      <w:r>
        <w:br/>
        <w:t xml:space="preserve">Users can also override individual node colours. </w:t>
      </w:r>
    </w:p>
  </w:comment>
  <w:comment w:id="113" w:author="Vladislav Dimitrov" w:date="2026-04-10T18:35:00Z" w:initials="VD">
    <w:p w14:paraId="351E9387" w14:textId="77777777" w:rsidR="00B17972" w:rsidRDefault="00B17972" w:rsidP="00B17972">
      <w:pPr>
        <w:pStyle w:val="CommentText"/>
      </w:pPr>
      <w:r>
        <w:rPr>
          <w:rStyle w:val="CommentReference"/>
        </w:rPr>
        <w:annotationRef/>
      </w:r>
      <w:r>
        <w:t>Agreed</w:t>
      </w:r>
    </w:p>
  </w:comment>
  <w:comment w:id="120" w:author="Vladislav Dimitrov" w:date="2026-04-08T18:46:00Z" w:initials="VD">
    <w:p w14:paraId="2A97A8CE" w14:textId="6C4A665E" w:rsidR="00614FAD" w:rsidRDefault="00614FAD" w:rsidP="00614FAD">
      <w:pPr>
        <w:pStyle w:val="CommentText"/>
      </w:pPr>
      <w:r>
        <w:rPr>
          <w:rStyle w:val="CommentReference"/>
        </w:rPr>
        <w:annotationRef/>
      </w:r>
      <w:r>
        <w:t xml:space="preserve">How will the solution handle scenarios where multiple types of relationships exist between the same nodes (e.g. </w:t>
      </w:r>
      <w:r>
        <w:rPr>
          <w:i/>
          <w:iCs/>
        </w:rPr>
        <w:t>works_for</w:t>
      </w:r>
      <w:r>
        <w:t xml:space="preserve">, </w:t>
      </w:r>
      <w:r>
        <w:rPr>
          <w:i/>
          <w:iCs/>
        </w:rPr>
        <w:t>related_to</w:t>
      </w:r>
      <w:r>
        <w:t xml:space="preserve">, </w:t>
      </w:r>
      <w:r>
        <w:rPr>
          <w:i/>
          <w:iCs/>
        </w:rPr>
        <w:t>transferred_money_to</w:t>
      </w:r>
      <w:r>
        <w:t>)? Will it support representing multiple edge types between the same pair of nodes?</w:t>
      </w:r>
    </w:p>
  </w:comment>
  <w:comment w:id="121" w:author="Laith Mufti" w:date="2026-04-10T12:00:00Z" w:initials="LM">
    <w:p w14:paraId="0E29A752" w14:textId="77777777" w:rsidR="00D90EE5" w:rsidRDefault="00D90EE5" w:rsidP="00D90EE5">
      <w:pPr>
        <w:pStyle w:val="CommentText"/>
      </w:pPr>
      <w:r>
        <w:rPr>
          <w:rStyle w:val="CommentReference"/>
        </w:rPr>
        <w:annotationRef/>
      </w:r>
      <w:r>
        <w:t xml:space="preserve">The graph engine will detect parallel edges between the same node pair and render them as separate curved arcs so they are visually distinct and individually selectable. Each edge retains its own type, label, evidence, and confidence. </w:t>
      </w:r>
      <w:r>
        <w:br/>
      </w:r>
      <w:r>
        <w:br/>
        <w:t>However post implementation the representation “clarity” must be evaluated.</w:t>
      </w:r>
    </w:p>
  </w:comment>
  <w:comment w:id="122" w:author="Vladislav Dimitrov" w:date="2026-04-10T18:35:00Z" w:initials="VD">
    <w:p w14:paraId="65AE2846" w14:textId="77777777" w:rsidR="00B17972" w:rsidRDefault="00B17972" w:rsidP="00B17972">
      <w:pPr>
        <w:pStyle w:val="CommentText"/>
      </w:pPr>
      <w:r>
        <w:rPr>
          <w:rStyle w:val="CommentReference"/>
        </w:rPr>
        <w:annotationRef/>
      </w:r>
      <w:r>
        <w:t>Agreed</w:t>
      </w:r>
    </w:p>
  </w:comment>
  <w:comment w:id="116" w:author="Vladislav Dimitrov" w:date="2026-04-08T18:43:00Z" w:initials="VD">
    <w:p w14:paraId="5E982940" w14:textId="4BADE24A" w:rsidR="00614FAD" w:rsidRDefault="00614FAD" w:rsidP="00614FAD">
      <w:pPr>
        <w:pStyle w:val="CommentText"/>
      </w:pPr>
      <w:r>
        <w:rPr>
          <w:rStyle w:val="CommentReference"/>
        </w:rPr>
        <w:annotationRef/>
      </w:r>
      <w:r>
        <w:t>There is no need to apply colour‑coding to edges, as this is likely to distract users. Instead, could we introduce the option to render edges as dashed lines, with support for different dash patterns to distinguish between edge types where needed?</w:t>
      </w:r>
    </w:p>
  </w:comment>
  <w:comment w:id="117" w:author="Laith Mufti" w:date="2026-04-10T11:56:00Z" w:initials="LM">
    <w:p w14:paraId="520E00AF" w14:textId="77777777" w:rsidR="009907C9" w:rsidRDefault="009907C9" w:rsidP="009907C9">
      <w:pPr>
        <w:pStyle w:val="CommentText"/>
      </w:pPr>
      <w:r>
        <w:rPr>
          <w:rStyle w:val="CommentReference"/>
        </w:rPr>
        <w:annotationRef/>
      </w:r>
      <w:r>
        <w:t>(+) include an "Edge style" toggle:</w:t>
      </w:r>
      <w:r>
        <w:br/>
        <w:t>"Color" (default) vs "Dash patterns" vs "Monochrome"</w:t>
      </w:r>
    </w:p>
  </w:comment>
  <w:comment w:id="118" w:author="Vladislav Dimitrov" w:date="2026-04-10T18:35:00Z" w:initials="VD">
    <w:p w14:paraId="20C4C3C9" w14:textId="77777777" w:rsidR="00B17972" w:rsidRDefault="00B17972" w:rsidP="00B17972">
      <w:pPr>
        <w:pStyle w:val="CommentText"/>
      </w:pPr>
      <w:r>
        <w:rPr>
          <w:rStyle w:val="CommentReference"/>
        </w:rPr>
        <w:annotationRef/>
      </w:r>
      <w:r>
        <w:t>Agreed</w:t>
      </w:r>
    </w:p>
  </w:comment>
  <w:comment w:id="126" w:author="Vladislav Dimitrov" w:date="2026-04-08T18:57:00Z" w:initials="VD">
    <w:p w14:paraId="555D094B" w14:textId="063EBD3F" w:rsidR="00E45C87" w:rsidRDefault="00E45C87" w:rsidP="00E45C87">
      <w:pPr>
        <w:pStyle w:val="CommentText"/>
      </w:pPr>
      <w:r>
        <w:rPr>
          <w:rStyle w:val="CommentReference"/>
        </w:rPr>
        <w:annotationRef/>
      </w:r>
      <w:r>
        <w:t>For visualisation purposes, it would be helpful to include an option to add text boxes to the chart (e.g. rectangular call‑outs with supporting text).</w:t>
      </w:r>
    </w:p>
  </w:comment>
  <w:comment w:id="127" w:author="Laith Mufti" w:date="2026-04-10T12:00:00Z" w:initials="LM">
    <w:p w14:paraId="7ACE4524" w14:textId="77777777" w:rsidR="00DA6B45" w:rsidRDefault="00DA6B45" w:rsidP="00DA6B45">
      <w:pPr>
        <w:pStyle w:val="CommentText"/>
      </w:pPr>
      <w:r>
        <w:rPr>
          <w:rStyle w:val="CommentReference"/>
        </w:rPr>
        <w:annotationRef/>
      </w:r>
      <w:r>
        <w:t xml:space="preserve">Noted. </w:t>
      </w:r>
      <w:r>
        <w:br/>
        <w:t>The design will include canvas-based text annotations (rectangular call-outs with title, body text, configurable colours, and resize/drag). Useful for adding analyst commentary directly on the chart</w:t>
      </w:r>
    </w:p>
  </w:comment>
  <w:comment w:id="128" w:author="Vladislav Dimitrov" w:date="2026-04-10T18:35:00Z" w:initials="VD">
    <w:p w14:paraId="001C0857" w14:textId="77777777" w:rsidR="00B17972" w:rsidRDefault="00B17972" w:rsidP="00B17972">
      <w:pPr>
        <w:pStyle w:val="CommentText"/>
      </w:pPr>
      <w:r>
        <w:rPr>
          <w:rStyle w:val="CommentReference"/>
        </w:rPr>
        <w:annotationRef/>
      </w:r>
      <w:r>
        <w:t>Agreed</w:t>
      </w:r>
    </w:p>
  </w:comment>
  <w:comment w:id="131" w:author="Vladislav Dimitrov" w:date="2026-04-08T18:51:00Z" w:initials="VD">
    <w:p w14:paraId="74630EED" w14:textId="7C08BD71" w:rsidR="00E45C87" w:rsidRDefault="00E45C87" w:rsidP="00E45C87">
      <w:pPr>
        <w:pStyle w:val="CommentText"/>
      </w:pPr>
      <w:r>
        <w:rPr>
          <w:rStyle w:val="CommentReference"/>
        </w:rPr>
        <w:annotationRef/>
      </w:r>
      <w:r>
        <w:t>Many of these charts will be presented to clients and therefore need to be clear and easy to interpret. One of the most effective ways to improve chart readability is to minimise or eliminate crossed edges. To achieve this, it would be helpful to have the ability to bend edges at defined angles or corners. Is this doable?</w:t>
      </w:r>
    </w:p>
  </w:comment>
  <w:comment w:id="132" w:author="Laith Mufti" w:date="2026-04-10T12:01:00Z" w:initials="LM">
    <w:p w14:paraId="05A2E164" w14:textId="77777777" w:rsidR="00AE30A9" w:rsidRDefault="00AE30A9" w:rsidP="00AE30A9">
      <w:pPr>
        <w:pStyle w:val="CommentText"/>
      </w:pPr>
      <w:r>
        <w:rPr>
          <w:rStyle w:val="CommentReference"/>
        </w:rPr>
        <w:annotationRef/>
      </w:r>
      <w:r>
        <w:t xml:space="preserve">Yes. The design includes an orthogonal edge routing engine (ELK) that automatically routes edges with right-angle bends to minimize crossings. </w:t>
      </w:r>
      <w:r>
        <w:br/>
      </w:r>
      <w:r>
        <w:br/>
        <w:t xml:space="preserve">Additionally, users will be able to manually add "joints" to any edge (right-click -&gt;Add Joint) and drag them to create custom bends. This is a core feature of the layout engine </w:t>
      </w:r>
    </w:p>
  </w:comment>
  <w:comment w:id="133" w:author="Vladislav Dimitrov" w:date="2026-04-10T18:36:00Z" w:initials="VD">
    <w:p w14:paraId="1F5E2A60" w14:textId="77777777" w:rsidR="00B17972" w:rsidRDefault="00B17972" w:rsidP="00B17972">
      <w:pPr>
        <w:pStyle w:val="CommentText"/>
      </w:pPr>
      <w:r>
        <w:rPr>
          <w:rStyle w:val="CommentReference"/>
        </w:rPr>
        <w:annotationRef/>
      </w:r>
      <w:r>
        <w:t>Agreed</w:t>
      </w:r>
    </w:p>
  </w:comment>
  <w:comment w:id="137" w:author="Vladislav Dimitrov" w:date="2026-04-08T18:52:00Z" w:initials="VD">
    <w:p w14:paraId="4B03974B" w14:textId="1646B14B" w:rsidR="00E45C87" w:rsidRDefault="00E45C87" w:rsidP="00E45C87">
      <w:pPr>
        <w:pStyle w:val="CommentText"/>
      </w:pPr>
      <w:r>
        <w:rPr>
          <w:rStyle w:val="CommentReference"/>
        </w:rPr>
        <w:annotationRef/>
      </w:r>
      <w:r>
        <w:t>I see limited practical value in this. Let’s first discuss the level of effort involved. If it can be implemented with minimal effort, we can include it; otherwise, I suggest dropping it.</w:t>
      </w:r>
    </w:p>
  </w:comment>
  <w:comment w:id="138" w:author="Laith Mufti" w:date="2026-04-10T12:02:00Z" w:initials="LM">
    <w:p w14:paraId="1B330599" w14:textId="77777777" w:rsidR="001E5A97" w:rsidRDefault="001E5A97" w:rsidP="001E5A97">
      <w:pPr>
        <w:pStyle w:val="CommentText"/>
      </w:pPr>
      <w:r>
        <w:rPr>
          <w:rStyle w:val="CommentReference"/>
        </w:rPr>
        <w:annotationRef/>
      </w:r>
      <w:r>
        <w:t>The AI chat is a thin integration layer on top of the same LLM already used for extraction. It provides natural-language querying of the graph ("show all money flows over 1M", "who is connected to X?")</w:t>
      </w:r>
    </w:p>
  </w:comment>
  <w:comment w:id="139" w:author="Vladislav Dimitrov" w:date="2026-04-10T18:36:00Z" w:initials="VD">
    <w:p w14:paraId="4254C70D" w14:textId="77777777" w:rsidR="00B17972" w:rsidRDefault="00B17972" w:rsidP="00B17972">
      <w:pPr>
        <w:pStyle w:val="CommentText"/>
      </w:pPr>
      <w:r>
        <w:rPr>
          <w:rStyle w:val="CommentReference"/>
        </w:rPr>
        <w:annotationRef/>
      </w:r>
      <w:r>
        <w:t>Agreed</w:t>
      </w:r>
    </w:p>
  </w:comment>
  <w:comment w:id="141" w:author="Vladislav Dimitrov" w:date="2026-04-08T18:53:00Z" w:initials="VD">
    <w:p w14:paraId="6CA3EA96" w14:textId="26EAD55E" w:rsidR="00E45C87" w:rsidRDefault="00E45C87" w:rsidP="00E45C87">
      <w:pPr>
        <w:pStyle w:val="CommentText"/>
      </w:pPr>
      <w:r>
        <w:rPr>
          <w:rStyle w:val="CommentReference"/>
        </w:rPr>
        <w:annotationRef/>
      </w:r>
      <w:r>
        <w:t>I do not see an explanation of how the confidence score is calculated.</w:t>
      </w:r>
    </w:p>
  </w:comment>
  <w:comment w:id="142" w:author="Laith Mufti" w:date="2026-04-10T12:02:00Z" w:initials="LM">
    <w:p w14:paraId="03AEECEA" w14:textId="77777777" w:rsidR="00BC724C" w:rsidRDefault="00535E9D" w:rsidP="00BC724C">
      <w:pPr>
        <w:pStyle w:val="CommentText"/>
      </w:pPr>
      <w:r>
        <w:rPr>
          <w:rStyle w:val="CommentReference"/>
        </w:rPr>
        <w:annotationRef/>
      </w:r>
      <w:r w:rsidR="00BC724C">
        <w:t>Valid feedback. The BRD should include a section explaining the methodology.</w:t>
      </w:r>
    </w:p>
  </w:comment>
  <w:comment w:id="143" w:author="Vladislav Dimitrov" w:date="2026-04-10T18:36:00Z" w:initials="VD">
    <w:p w14:paraId="3B4C2353" w14:textId="77777777" w:rsidR="00B17972" w:rsidRDefault="00B17972" w:rsidP="00B17972">
      <w:pPr>
        <w:pStyle w:val="CommentText"/>
      </w:pPr>
      <w:r>
        <w:rPr>
          <w:rStyle w:val="CommentReference"/>
        </w:rPr>
        <w:annotationRef/>
      </w:r>
      <w:r>
        <w:t>Am I right that the confidence score is not going to be visible on the chart? If so, agreed</w:t>
      </w:r>
    </w:p>
  </w:comment>
  <w:comment w:id="195" w:author="Vladislav Dimitrov" w:date="2026-04-08T18:56:00Z" w:initials="VD">
    <w:p w14:paraId="71567700" w14:textId="3DD84180" w:rsidR="00E45C87" w:rsidRDefault="00E45C87" w:rsidP="00E45C87">
      <w:pPr>
        <w:pStyle w:val="CommentText"/>
      </w:pPr>
      <w:r>
        <w:rPr>
          <w:rStyle w:val="CommentReference"/>
        </w:rPr>
        <w:annotationRef/>
      </w:r>
      <w:r>
        <w:t>+ Social Media Account</w:t>
      </w:r>
    </w:p>
  </w:comment>
  <w:comment w:id="196" w:author="Laith Mufti" w:date="2026-04-10T12:03:00Z" w:initials="LM">
    <w:p w14:paraId="427B3019" w14:textId="77777777" w:rsidR="00535E9D" w:rsidRDefault="00535E9D" w:rsidP="00535E9D">
      <w:pPr>
        <w:pStyle w:val="CommentText"/>
      </w:pPr>
      <w:r>
        <w:rPr>
          <w:rStyle w:val="CommentReference"/>
        </w:rPr>
        <w:annotationRef/>
      </w:r>
      <w:r>
        <w:t>Noted.</w:t>
      </w:r>
    </w:p>
  </w:comment>
  <w:comment w:id="197" w:author="Vladislav Dimitrov" w:date="2026-04-10T18:37:00Z" w:initials="VD">
    <w:p w14:paraId="71E3DB00" w14:textId="77777777" w:rsidR="00B17972" w:rsidRDefault="00B17972" w:rsidP="00B17972">
      <w:pPr>
        <w:pStyle w:val="CommentText"/>
      </w:pPr>
      <w:r>
        <w:rPr>
          <w:rStyle w:val="CommentReference"/>
        </w:rPr>
        <w:annotationRef/>
      </w:r>
      <w:r>
        <w:t>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CE1666" w15:done="0"/>
  <w15:commentEx w15:paraId="2403FEEE" w15:paraIdParent="26CE1666" w15:done="0"/>
  <w15:commentEx w15:paraId="54BCF999" w15:paraIdParent="26CE1666" w15:done="0"/>
  <w15:commentEx w15:paraId="369EF406" w15:done="0"/>
  <w15:commentEx w15:paraId="715D8FE6" w15:paraIdParent="369EF406" w15:done="0"/>
  <w15:commentEx w15:paraId="3BB5F6C4" w15:paraIdParent="369EF406" w15:done="0"/>
  <w15:commentEx w15:paraId="7A0F67CB" w15:done="0"/>
  <w15:commentEx w15:paraId="44CEC5E5" w15:paraIdParent="7A0F67CB" w15:done="0"/>
  <w15:commentEx w15:paraId="3B706363" w15:paraIdParent="7A0F67CB" w15:done="0"/>
  <w15:commentEx w15:paraId="65171BFD" w15:done="0"/>
  <w15:commentEx w15:paraId="5D6F33D8" w15:paraIdParent="65171BFD" w15:done="0"/>
  <w15:commentEx w15:paraId="3B4F904A" w15:paraIdParent="65171BFD" w15:done="0"/>
  <w15:commentEx w15:paraId="4E9F9179" w15:done="0"/>
  <w15:commentEx w15:paraId="64754CE4" w15:paraIdParent="4E9F9179" w15:done="0"/>
  <w15:commentEx w15:paraId="534E85EA" w15:paraIdParent="4E9F9179" w15:done="0"/>
  <w15:commentEx w15:paraId="2575601F" w15:done="0"/>
  <w15:commentEx w15:paraId="5A12DCD9" w15:paraIdParent="2575601F" w15:done="0"/>
  <w15:commentEx w15:paraId="7D9D9FC6" w15:paraIdParent="2575601F" w15:done="0"/>
  <w15:commentEx w15:paraId="60BCCE77" w15:done="0"/>
  <w15:commentEx w15:paraId="01E4334B" w15:paraIdParent="60BCCE77" w15:done="0"/>
  <w15:commentEx w15:paraId="7350C13D" w15:paraIdParent="60BCCE77" w15:done="0"/>
  <w15:commentEx w15:paraId="69B6AA1A" w15:paraIdParent="60BCCE77" w15:done="0"/>
  <w15:commentEx w15:paraId="6C802FD7" w15:done="0"/>
  <w15:commentEx w15:paraId="00F74ACD" w15:paraIdParent="6C802FD7" w15:done="0"/>
  <w15:commentEx w15:paraId="351E9387" w15:paraIdParent="6C802FD7" w15:done="0"/>
  <w15:commentEx w15:paraId="2A97A8CE" w15:done="0"/>
  <w15:commentEx w15:paraId="0E29A752" w15:paraIdParent="2A97A8CE" w15:done="0"/>
  <w15:commentEx w15:paraId="65AE2846" w15:paraIdParent="2A97A8CE" w15:done="0"/>
  <w15:commentEx w15:paraId="5E982940" w15:done="0"/>
  <w15:commentEx w15:paraId="520E00AF" w15:paraIdParent="5E982940" w15:done="0"/>
  <w15:commentEx w15:paraId="20C4C3C9" w15:paraIdParent="5E982940" w15:done="0"/>
  <w15:commentEx w15:paraId="555D094B" w15:done="0"/>
  <w15:commentEx w15:paraId="7ACE4524" w15:paraIdParent="555D094B" w15:done="0"/>
  <w15:commentEx w15:paraId="001C0857" w15:paraIdParent="555D094B" w15:done="0"/>
  <w15:commentEx w15:paraId="74630EED" w15:done="0"/>
  <w15:commentEx w15:paraId="05A2E164" w15:paraIdParent="74630EED" w15:done="0"/>
  <w15:commentEx w15:paraId="1F5E2A60" w15:paraIdParent="74630EED" w15:done="0"/>
  <w15:commentEx w15:paraId="4B03974B" w15:done="0"/>
  <w15:commentEx w15:paraId="1B330599" w15:paraIdParent="4B03974B" w15:done="0"/>
  <w15:commentEx w15:paraId="4254C70D" w15:paraIdParent="4B03974B" w15:done="0"/>
  <w15:commentEx w15:paraId="6CA3EA96" w15:done="0"/>
  <w15:commentEx w15:paraId="03AEECEA" w15:paraIdParent="6CA3EA96" w15:done="0"/>
  <w15:commentEx w15:paraId="3B4C2353" w15:paraIdParent="6CA3EA96" w15:done="0"/>
  <w15:commentEx w15:paraId="71567700" w15:done="0"/>
  <w15:commentEx w15:paraId="427B3019" w15:paraIdParent="71567700" w15:done="0"/>
  <w15:commentEx w15:paraId="71E3DB00" w15:paraIdParent="715677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9FF8E" w16cex:dateUtc="2026-04-08T12:56:00Z"/>
  <w16cex:commentExtensible w16cex:durableId="4684E38C" w16cex:dateUtc="2026-04-10T07:43:00Z"/>
  <w16cex:commentExtensible w16cex:durableId="12DBEBFA" w16cex:dateUtc="2026-04-10T14:30:00Z"/>
  <w16cex:commentExtensible w16cex:durableId="421B63C9" w16cex:dateUtc="2026-04-09T15:58:00Z"/>
  <w16cex:commentExtensible w16cex:durableId="296CF835" w16cex:dateUtc="2026-04-10T07:45:00Z"/>
  <w16cex:commentExtensible w16cex:durableId="3B336F01" w16cex:dateUtc="2026-04-10T14:30:00Z"/>
  <w16cex:commentExtensible w16cex:durableId="43699D33" w16cex:dateUtc="2026-04-09T15:53:00Z"/>
  <w16cex:commentExtensible w16cex:durableId="777328F3" w16cex:dateUtc="2026-04-10T07:46:00Z"/>
  <w16cex:commentExtensible w16cex:durableId="7E9B5C8F" w16cex:dateUtc="2026-04-10T14:31:00Z"/>
  <w16cex:commentExtensible w16cex:durableId="206B5E10" w16cex:dateUtc="2026-04-08T14:28:00Z"/>
  <w16cex:commentExtensible w16cex:durableId="6FA77A72" w16cex:dateUtc="2026-04-10T07:48:00Z"/>
  <w16cex:commentExtensible w16cex:durableId="08FE1D78" w16cex:dateUtc="2026-04-10T14:33:00Z"/>
  <w16cex:commentExtensible w16cex:durableId="41C7A4F8" w16cex:dateUtc="2026-04-08T14:31:00Z"/>
  <w16cex:commentExtensible w16cex:durableId="434E0FE5" w16cex:dateUtc="2026-04-10T07:49:00Z"/>
  <w16cex:commentExtensible w16cex:durableId="4A4CF711" w16cex:dateUtc="2026-04-10T14:33:00Z"/>
  <w16cex:commentExtensible w16cex:durableId="2AAF8F2A" w16cex:dateUtc="2026-04-08T14:36:00Z"/>
  <w16cex:commentExtensible w16cex:durableId="55217122" w16cex:dateUtc="2026-04-10T07:50:00Z"/>
  <w16cex:commentExtensible w16cex:durableId="30BCEAF1" w16cex:dateUtc="2026-04-10T14:34:00Z"/>
  <w16cex:commentExtensible w16cex:durableId="22C3455D" w16cex:dateUtc="2026-04-09T10:45:00Z"/>
  <w16cex:commentExtensible w16cex:durableId="58EB8EAC" w16cex:dateUtc="2026-04-09T10:49:00Z"/>
  <w16cex:commentExtensible w16cex:durableId="7D3401A4" w16cex:dateUtc="2026-04-10T07:53:00Z"/>
  <w16cex:commentExtensible w16cex:durableId="2AB8CC37" w16cex:dateUtc="2026-04-10T14:34:00Z"/>
  <w16cex:commentExtensible w16cex:durableId="4B390561" w16cex:dateUtc="2026-04-08T14:42:00Z"/>
  <w16cex:commentExtensible w16cex:durableId="1EF63CFA" w16cex:dateUtc="2026-04-10T07:55:00Z"/>
  <w16cex:commentExtensible w16cex:durableId="1774F461" w16cex:dateUtc="2026-04-10T14:35:00Z"/>
  <w16cex:commentExtensible w16cex:durableId="3D2F27A1" w16cex:dateUtc="2026-04-08T14:46:00Z"/>
  <w16cex:commentExtensible w16cex:durableId="25CBA337" w16cex:dateUtc="2026-04-10T08:00:00Z"/>
  <w16cex:commentExtensible w16cex:durableId="334E86BE" w16cex:dateUtc="2026-04-10T14:35:00Z"/>
  <w16cex:commentExtensible w16cex:durableId="2BB954B7" w16cex:dateUtc="2026-04-08T14:43:00Z"/>
  <w16cex:commentExtensible w16cex:durableId="1B82BBDF" w16cex:dateUtc="2026-04-10T07:56:00Z"/>
  <w16cex:commentExtensible w16cex:durableId="4FD98AD5" w16cex:dateUtc="2026-04-10T14:35:00Z"/>
  <w16cex:commentExtensible w16cex:durableId="64B726EC" w16cex:dateUtc="2026-04-08T14:57:00Z"/>
  <w16cex:commentExtensible w16cex:durableId="0600FEAB" w16cex:dateUtc="2026-04-10T08:00:00Z"/>
  <w16cex:commentExtensible w16cex:durableId="5458984E" w16cex:dateUtc="2026-04-10T14:35:00Z"/>
  <w16cex:commentExtensible w16cex:durableId="50A1D627" w16cex:dateUtc="2026-04-08T14:51:00Z"/>
  <w16cex:commentExtensible w16cex:durableId="122B6A89" w16cex:dateUtc="2026-04-10T08:01:00Z"/>
  <w16cex:commentExtensible w16cex:durableId="508B8951" w16cex:dateUtc="2026-04-10T14:36:00Z"/>
  <w16cex:commentExtensible w16cex:durableId="0E5AAF8B" w16cex:dateUtc="2026-04-08T14:52:00Z"/>
  <w16cex:commentExtensible w16cex:durableId="245E8300" w16cex:dateUtc="2026-04-10T08:02:00Z"/>
  <w16cex:commentExtensible w16cex:durableId="1273B11F" w16cex:dateUtc="2026-04-10T14:36:00Z"/>
  <w16cex:commentExtensible w16cex:durableId="3AB63505" w16cex:dateUtc="2026-04-08T14:53:00Z"/>
  <w16cex:commentExtensible w16cex:durableId="42C8456A" w16cex:dateUtc="2026-04-10T08:02:00Z"/>
  <w16cex:commentExtensible w16cex:durableId="131E04DD" w16cex:dateUtc="2026-04-10T14:36:00Z"/>
  <w16cex:commentExtensible w16cex:durableId="43F6EF62" w16cex:dateUtc="2026-04-08T14:56:00Z"/>
  <w16cex:commentExtensible w16cex:durableId="1A86434D" w16cex:dateUtc="2026-04-10T08:03:00Z"/>
  <w16cex:commentExtensible w16cex:durableId="63394001" w16cex:dateUtc="2026-04-10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CE1666" w16cid:durableId="7779FF8E"/>
  <w16cid:commentId w16cid:paraId="2403FEEE" w16cid:durableId="4684E38C"/>
  <w16cid:commentId w16cid:paraId="54BCF999" w16cid:durableId="12DBEBFA"/>
  <w16cid:commentId w16cid:paraId="369EF406" w16cid:durableId="421B63C9"/>
  <w16cid:commentId w16cid:paraId="715D8FE6" w16cid:durableId="296CF835"/>
  <w16cid:commentId w16cid:paraId="3BB5F6C4" w16cid:durableId="3B336F01"/>
  <w16cid:commentId w16cid:paraId="7A0F67CB" w16cid:durableId="43699D33"/>
  <w16cid:commentId w16cid:paraId="44CEC5E5" w16cid:durableId="777328F3"/>
  <w16cid:commentId w16cid:paraId="3B706363" w16cid:durableId="7E9B5C8F"/>
  <w16cid:commentId w16cid:paraId="65171BFD" w16cid:durableId="206B5E10"/>
  <w16cid:commentId w16cid:paraId="5D6F33D8" w16cid:durableId="6FA77A72"/>
  <w16cid:commentId w16cid:paraId="3B4F904A" w16cid:durableId="08FE1D78"/>
  <w16cid:commentId w16cid:paraId="4E9F9179" w16cid:durableId="41C7A4F8"/>
  <w16cid:commentId w16cid:paraId="64754CE4" w16cid:durableId="434E0FE5"/>
  <w16cid:commentId w16cid:paraId="534E85EA" w16cid:durableId="4A4CF711"/>
  <w16cid:commentId w16cid:paraId="2575601F" w16cid:durableId="2AAF8F2A"/>
  <w16cid:commentId w16cid:paraId="5A12DCD9" w16cid:durableId="55217122"/>
  <w16cid:commentId w16cid:paraId="7D9D9FC6" w16cid:durableId="30BCEAF1"/>
  <w16cid:commentId w16cid:paraId="60BCCE77" w16cid:durableId="22C3455D"/>
  <w16cid:commentId w16cid:paraId="01E4334B" w16cid:durableId="58EB8EAC"/>
  <w16cid:commentId w16cid:paraId="7350C13D" w16cid:durableId="7D3401A4"/>
  <w16cid:commentId w16cid:paraId="69B6AA1A" w16cid:durableId="2AB8CC37"/>
  <w16cid:commentId w16cid:paraId="6C802FD7" w16cid:durableId="4B390561"/>
  <w16cid:commentId w16cid:paraId="00F74ACD" w16cid:durableId="1EF63CFA"/>
  <w16cid:commentId w16cid:paraId="351E9387" w16cid:durableId="1774F461"/>
  <w16cid:commentId w16cid:paraId="2A97A8CE" w16cid:durableId="3D2F27A1"/>
  <w16cid:commentId w16cid:paraId="0E29A752" w16cid:durableId="25CBA337"/>
  <w16cid:commentId w16cid:paraId="65AE2846" w16cid:durableId="334E86BE"/>
  <w16cid:commentId w16cid:paraId="5E982940" w16cid:durableId="2BB954B7"/>
  <w16cid:commentId w16cid:paraId="520E00AF" w16cid:durableId="1B82BBDF"/>
  <w16cid:commentId w16cid:paraId="20C4C3C9" w16cid:durableId="4FD98AD5"/>
  <w16cid:commentId w16cid:paraId="555D094B" w16cid:durableId="64B726EC"/>
  <w16cid:commentId w16cid:paraId="7ACE4524" w16cid:durableId="0600FEAB"/>
  <w16cid:commentId w16cid:paraId="001C0857" w16cid:durableId="5458984E"/>
  <w16cid:commentId w16cid:paraId="74630EED" w16cid:durableId="50A1D627"/>
  <w16cid:commentId w16cid:paraId="05A2E164" w16cid:durableId="122B6A89"/>
  <w16cid:commentId w16cid:paraId="1F5E2A60" w16cid:durableId="508B8951"/>
  <w16cid:commentId w16cid:paraId="4B03974B" w16cid:durableId="0E5AAF8B"/>
  <w16cid:commentId w16cid:paraId="1B330599" w16cid:durableId="245E8300"/>
  <w16cid:commentId w16cid:paraId="4254C70D" w16cid:durableId="1273B11F"/>
  <w16cid:commentId w16cid:paraId="6CA3EA96" w16cid:durableId="3AB63505"/>
  <w16cid:commentId w16cid:paraId="03AEECEA" w16cid:durableId="42C8456A"/>
  <w16cid:commentId w16cid:paraId="3B4C2353" w16cid:durableId="131E04DD"/>
  <w16cid:commentId w16cid:paraId="71567700" w16cid:durableId="43F6EF62"/>
  <w16cid:commentId w16cid:paraId="427B3019" w16cid:durableId="1A86434D"/>
  <w16cid:commentId w16cid:paraId="71E3DB00" w16cid:durableId="63394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29D93" w14:textId="77777777" w:rsidR="001B393F" w:rsidRPr="007554A9" w:rsidRDefault="001B393F" w:rsidP="00C64D0E">
      <w:pPr>
        <w:spacing w:after="0" w:line="240" w:lineRule="auto"/>
      </w:pPr>
      <w:r w:rsidRPr="007554A9">
        <w:separator/>
      </w:r>
    </w:p>
  </w:endnote>
  <w:endnote w:type="continuationSeparator" w:id="0">
    <w:p w14:paraId="02D1FCFB" w14:textId="77777777" w:rsidR="001B393F" w:rsidRPr="007554A9" w:rsidRDefault="001B393F" w:rsidP="00C64D0E">
      <w:pPr>
        <w:spacing w:after="0" w:line="240" w:lineRule="auto"/>
      </w:pPr>
      <w:r w:rsidRPr="007554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hakra Petch">
    <w:altName w:val="Leelawadee UI"/>
    <w:charset w:val="00"/>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2AEB652" w:rsidRPr="007554A9" w14:paraId="2A337D6D" w14:textId="77777777" w:rsidTr="22AEB652">
      <w:trPr>
        <w:trHeight w:val="300"/>
      </w:trPr>
      <w:tc>
        <w:tcPr>
          <w:tcW w:w="3005" w:type="dxa"/>
        </w:tcPr>
        <w:p w14:paraId="1E9759B5" w14:textId="458E2BE2" w:rsidR="22AEB652" w:rsidRPr="007554A9" w:rsidRDefault="22AEB652" w:rsidP="22AEB652">
          <w:pPr>
            <w:pStyle w:val="Header"/>
            <w:ind w:left="-115"/>
          </w:pPr>
        </w:p>
      </w:tc>
      <w:tc>
        <w:tcPr>
          <w:tcW w:w="3005" w:type="dxa"/>
        </w:tcPr>
        <w:p w14:paraId="66FF9723" w14:textId="1990C39C" w:rsidR="22AEB652" w:rsidRPr="007554A9" w:rsidRDefault="22AEB652" w:rsidP="22AEB652">
          <w:pPr>
            <w:pStyle w:val="Header"/>
            <w:jc w:val="center"/>
          </w:pPr>
        </w:p>
      </w:tc>
      <w:tc>
        <w:tcPr>
          <w:tcW w:w="3005" w:type="dxa"/>
        </w:tcPr>
        <w:p w14:paraId="130E353F" w14:textId="4C368F95" w:rsidR="22AEB652" w:rsidRPr="007554A9" w:rsidRDefault="22AEB652" w:rsidP="22AEB652">
          <w:pPr>
            <w:pStyle w:val="Header"/>
            <w:ind w:right="-115"/>
            <w:jc w:val="right"/>
          </w:pPr>
        </w:p>
      </w:tc>
    </w:tr>
  </w:tbl>
  <w:p w14:paraId="6E718D6E" w14:textId="02A1ADF4" w:rsidR="22AEB652" w:rsidRPr="007554A9" w:rsidRDefault="22AEB652" w:rsidP="22AEB6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0AE5" w14:textId="77777777" w:rsidR="005B3D30" w:rsidRPr="007554A9" w:rsidRDefault="005B3D30" w:rsidP="005B3D30">
    <w:pPr>
      <w:pStyle w:val="Footer"/>
    </w:pPr>
  </w:p>
  <w:p w14:paraId="4C6F0D63" w14:textId="77777777" w:rsidR="005B3D30" w:rsidRPr="007554A9" w:rsidRDefault="005B3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720F8" w14:textId="77777777" w:rsidR="001B393F" w:rsidRPr="007554A9" w:rsidRDefault="001B393F" w:rsidP="00C64D0E">
      <w:pPr>
        <w:spacing w:after="0" w:line="240" w:lineRule="auto"/>
      </w:pPr>
      <w:r w:rsidRPr="007554A9">
        <w:separator/>
      </w:r>
    </w:p>
  </w:footnote>
  <w:footnote w:type="continuationSeparator" w:id="0">
    <w:p w14:paraId="36720B45" w14:textId="77777777" w:rsidR="001B393F" w:rsidRPr="007554A9" w:rsidRDefault="001B393F" w:rsidP="00C64D0E">
      <w:pPr>
        <w:spacing w:after="0" w:line="240" w:lineRule="auto"/>
      </w:pPr>
      <w:r w:rsidRPr="007554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D3D6" w14:textId="6A961B95" w:rsidR="00C64D0E" w:rsidRDefault="00083233" w:rsidP="00D224B5">
    <w:pPr>
      <w:pStyle w:val="Header"/>
      <w:rPr>
        <w:sz w:val="20"/>
        <w:szCs w:val="20"/>
      </w:rPr>
    </w:pPr>
    <w:r w:rsidRPr="007554A9">
      <w:rPr>
        <w:noProof/>
      </w:rPr>
      <w:drawing>
        <wp:anchor distT="0" distB="0" distL="114300" distR="114300" simplePos="0" relativeHeight="251658240" behindDoc="1" locked="0" layoutInCell="1" allowOverlap="1" wp14:anchorId="512FD8B5" wp14:editId="38CF382D">
          <wp:simplePos x="0" y="0"/>
          <wp:positionH relativeFrom="margin">
            <wp:posOffset>0</wp:posOffset>
          </wp:positionH>
          <wp:positionV relativeFrom="paragraph">
            <wp:posOffset>-157480</wp:posOffset>
          </wp:positionV>
          <wp:extent cx="495300" cy="495300"/>
          <wp:effectExtent l="0" t="0" r="0" b="0"/>
          <wp:wrapTight wrapText="bothSides">
            <wp:wrapPolygon edited="0">
              <wp:start x="0" y="0"/>
              <wp:lineTo x="0" y="20769"/>
              <wp:lineTo x="20769" y="20769"/>
              <wp:lineTo x="20769" y="0"/>
              <wp:lineTo x="0" y="0"/>
            </wp:wrapPolygon>
          </wp:wrapTight>
          <wp:docPr id="198819324" name="Picture 4">
            <a:extLst xmlns:a="http://schemas.openxmlformats.org/drawingml/2006/main">
              <a:ext uri="{FF2B5EF4-FFF2-40B4-BE49-F238E27FC236}">
                <a16:creationId xmlns:a16="http://schemas.microsoft.com/office/drawing/2014/main" id="{0425D050-0579-CEF2-9BE2-8318718DA1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9324" name="Picture 4">
                    <a:extLst>
                      <a:ext uri="{FF2B5EF4-FFF2-40B4-BE49-F238E27FC236}">
                        <a16:creationId xmlns:a16="http://schemas.microsoft.com/office/drawing/2014/main" id="{0425D050-0579-CEF2-9BE2-8318718DA16B}"/>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5300" cy="495300"/>
                  </a:xfrm>
                  <a:prstGeom prst="rect">
                    <a:avLst/>
                  </a:prstGeom>
                </pic:spPr>
              </pic:pic>
            </a:graphicData>
          </a:graphic>
          <wp14:sizeRelH relativeFrom="margin">
            <wp14:pctWidth>0</wp14:pctWidth>
          </wp14:sizeRelH>
          <wp14:sizeRelV relativeFrom="margin">
            <wp14:pctHeight>0</wp14:pctHeight>
          </wp14:sizeRelV>
        </wp:anchor>
      </w:drawing>
    </w:r>
    <w:r w:rsidR="7B8F35C6" w:rsidRPr="007554A9">
      <w:rPr>
        <w:sz w:val="20"/>
        <w:szCs w:val="20"/>
      </w:rPr>
      <w:t xml:space="preserve">                                          Business Requirement Document  </w:t>
    </w:r>
    <w:r w:rsidR="00BA6CEC" w:rsidRPr="007554A9">
      <w:rPr>
        <w:sz w:val="20"/>
        <w:szCs w:val="20"/>
      </w:rPr>
      <w:t xml:space="preserve">                      </w:t>
    </w:r>
    <w:r w:rsidR="04AAD8BB" w:rsidRPr="007554A9">
      <w:rPr>
        <w:sz w:val="20"/>
        <w:szCs w:val="20"/>
      </w:rPr>
      <w:t xml:space="preserve">                                            </w:t>
    </w:r>
  </w:p>
  <w:p w14:paraId="4383878F" w14:textId="77777777" w:rsidR="00CA5C1F" w:rsidRDefault="00CA5C1F" w:rsidP="00D224B5">
    <w:pPr>
      <w:pStyle w:val="Header"/>
      <w:rPr>
        <w:sz w:val="20"/>
        <w:szCs w:val="20"/>
      </w:rPr>
    </w:pPr>
  </w:p>
  <w:p w14:paraId="51170E97" w14:textId="77777777" w:rsidR="00D52C34" w:rsidRPr="007554A9" w:rsidRDefault="00D52C34" w:rsidP="00D224B5">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1418" w14:textId="5B865E88" w:rsidR="005B3D30" w:rsidRPr="007554A9" w:rsidRDefault="00362549" w:rsidP="005B3D30">
    <w:pPr>
      <w:pStyle w:val="Header"/>
      <w:tabs>
        <w:tab w:val="clear" w:pos="4513"/>
        <w:tab w:val="clear" w:pos="9026"/>
        <w:tab w:val="left" w:pos="1543"/>
      </w:tabs>
    </w:pPr>
    <w:r w:rsidRPr="007554A9">
      <w:rPr>
        <w:noProof/>
      </w:rPr>
      <w:drawing>
        <wp:anchor distT="0" distB="0" distL="114300" distR="114300" simplePos="0" relativeHeight="251658241" behindDoc="1" locked="0" layoutInCell="1" allowOverlap="1" wp14:anchorId="5D9E3B77" wp14:editId="577C0C1E">
          <wp:simplePos x="0" y="0"/>
          <wp:positionH relativeFrom="margin">
            <wp:posOffset>0</wp:posOffset>
          </wp:positionH>
          <wp:positionV relativeFrom="paragraph">
            <wp:posOffset>198120</wp:posOffset>
          </wp:positionV>
          <wp:extent cx="495300" cy="495300"/>
          <wp:effectExtent l="0" t="0" r="0" b="0"/>
          <wp:wrapTight wrapText="bothSides">
            <wp:wrapPolygon edited="0">
              <wp:start x="0" y="0"/>
              <wp:lineTo x="0" y="20769"/>
              <wp:lineTo x="20769" y="20769"/>
              <wp:lineTo x="20769" y="0"/>
              <wp:lineTo x="0" y="0"/>
            </wp:wrapPolygon>
          </wp:wrapTight>
          <wp:docPr id="288610652" name="Picture 4">
            <a:extLst xmlns:a="http://schemas.openxmlformats.org/drawingml/2006/main">
              <a:ext uri="{FF2B5EF4-FFF2-40B4-BE49-F238E27FC236}">
                <a16:creationId xmlns:a16="http://schemas.microsoft.com/office/drawing/2014/main" id="{0425D050-0579-CEF2-9BE2-8318718DA1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10652" name="Picture 4">
                    <a:extLst>
                      <a:ext uri="{FF2B5EF4-FFF2-40B4-BE49-F238E27FC236}">
                        <a16:creationId xmlns:a16="http://schemas.microsoft.com/office/drawing/2014/main" id="{0425D050-0579-CEF2-9BE2-8318718DA16B}"/>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5300" cy="495300"/>
                  </a:xfrm>
                  <a:prstGeom prst="rect">
                    <a:avLst/>
                  </a:prstGeom>
                </pic:spPr>
              </pic:pic>
            </a:graphicData>
          </a:graphic>
          <wp14:sizeRelH relativeFrom="margin">
            <wp14:pctWidth>0</wp14:pctWidth>
          </wp14:sizeRelH>
          <wp14:sizeRelV relativeFrom="margin">
            <wp14:pctHeight>0</wp14:pctHeight>
          </wp14:sizeRelV>
        </wp:anchor>
      </w:drawing>
    </w:r>
    <w:r w:rsidR="005B3D30" w:rsidRPr="007554A9">
      <w:tab/>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AA9D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EAED5"/>
    <w:multiLevelType w:val="hybridMultilevel"/>
    <w:tmpl w:val="FFFFFFFF"/>
    <w:lvl w:ilvl="0" w:tplc="FAE82F32">
      <w:start w:val="1"/>
      <w:numFmt w:val="bullet"/>
      <w:lvlText w:val=""/>
      <w:lvlJc w:val="left"/>
      <w:pPr>
        <w:ind w:left="720" w:hanging="360"/>
      </w:pPr>
      <w:rPr>
        <w:rFonts w:ascii="Symbol" w:hAnsi="Symbol" w:hint="default"/>
      </w:rPr>
    </w:lvl>
    <w:lvl w:ilvl="1" w:tplc="E81E8220">
      <w:start w:val="1"/>
      <w:numFmt w:val="bullet"/>
      <w:lvlText w:val="o"/>
      <w:lvlJc w:val="left"/>
      <w:pPr>
        <w:ind w:left="1440" w:hanging="360"/>
      </w:pPr>
      <w:rPr>
        <w:rFonts w:ascii="Courier New" w:hAnsi="Courier New" w:hint="default"/>
      </w:rPr>
    </w:lvl>
    <w:lvl w:ilvl="2" w:tplc="66845DC2">
      <w:start w:val="1"/>
      <w:numFmt w:val="bullet"/>
      <w:lvlText w:val=""/>
      <w:lvlJc w:val="left"/>
      <w:pPr>
        <w:ind w:left="2160" w:hanging="360"/>
      </w:pPr>
      <w:rPr>
        <w:rFonts w:ascii="Wingdings" w:hAnsi="Wingdings" w:hint="default"/>
      </w:rPr>
    </w:lvl>
    <w:lvl w:ilvl="3" w:tplc="5E2E6B70">
      <w:start w:val="1"/>
      <w:numFmt w:val="bullet"/>
      <w:lvlText w:val=""/>
      <w:lvlJc w:val="left"/>
      <w:pPr>
        <w:ind w:left="2880" w:hanging="360"/>
      </w:pPr>
      <w:rPr>
        <w:rFonts w:ascii="Symbol" w:hAnsi="Symbol" w:hint="default"/>
      </w:rPr>
    </w:lvl>
    <w:lvl w:ilvl="4" w:tplc="05ACF88E">
      <w:start w:val="1"/>
      <w:numFmt w:val="bullet"/>
      <w:lvlText w:val="o"/>
      <w:lvlJc w:val="left"/>
      <w:pPr>
        <w:ind w:left="3600" w:hanging="360"/>
      </w:pPr>
      <w:rPr>
        <w:rFonts w:ascii="Courier New" w:hAnsi="Courier New" w:hint="default"/>
      </w:rPr>
    </w:lvl>
    <w:lvl w:ilvl="5" w:tplc="042A3112">
      <w:start w:val="1"/>
      <w:numFmt w:val="bullet"/>
      <w:lvlText w:val=""/>
      <w:lvlJc w:val="left"/>
      <w:pPr>
        <w:ind w:left="4320" w:hanging="360"/>
      </w:pPr>
      <w:rPr>
        <w:rFonts w:ascii="Wingdings" w:hAnsi="Wingdings" w:hint="default"/>
      </w:rPr>
    </w:lvl>
    <w:lvl w:ilvl="6" w:tplc="F3C0B0D0">
      <w:start w:val="1"/>
      <w:numFmt w:val="bullet"/>
      <w:lvlText w:val=""/>
      <w:lvlJc w:val="left"/>
      <w:pPr>
        <w:ind w:left="5040" w:hanging="360"/>
      </w:pPr>
      <w:rPr>
        <w:rFonts w:ascii="Symbol" w:hAnsi="Symbol" w:hint="default"/>
      </w:rPr>
    </w:lvl>
    <w:lvl w:ilvl="7" w:tplc="AD0C5238">
      <w:start w:val="1"/>
      <w:numFmt w:val="bullet"/>
      <w:lvlText w:val="o"/>
      <w:lvlJc w:val="left"/>
      <w:pPr>
        <w:ind w:left="5760" w:hanging="360"/>
      </w:pPr>
      <w:rPr>
        <w:rFonts w:ascii="Courier New" w:hAnsi="Courier New" w:hint="default"/>
      </w:rPr>
    </w:lvl>
    <w:lvl w:ilvl="8" w:tplc="88D01B5C">
      <w:start w:val="1"/>
      <w:numFmt w:val="bullet"/>
      <w:lvlText w:val=""/>
      <w:lvlJc w:val="left"/>
      <w:pPr>
        <w:ind w:left="6480" w:hanging="360"/>
      </w:pPr>
      <w:rPr>
        <w:rFonts w:ascii="Wingdings" w:hAnsi="Wingdings" w:hint="default"/>
      </w:rPr>
    </w:lvl>
  </w:abstractNum>
  <w:abstractNum w:abstractNumId="2" w15:restartNumberingAfterBreak="0">
    <w:nsid w:val="0572C341"/>
    <w:multiLevelType w:val="hybridMultilevel"/>
    <w:tmpl w:val="FFFFFFFF"/>
    <w:lvl w:ilvl="0" w:tplc="4D7E562C">
      <w:start w:val="1"/>
      <w:numFmt w:val="bullet"/>
      <w:lvlText w:val=""/>
      <w:lvlJc w:val="left"/>
      <w:pPr>
        <w:ind w:left="720" w:hanging="360"/>
      </w:pPr>
      <w:rPr>
        <w:rFonts w:ascii="Symbol" w:hAnsi="Symbol" w:hint="default"/>
      </w:rPr>
    </w:lvl>
    <w:lvl w:ilvl="1" w:tplc="5F2A243C">
      <w:start w:val="1"/>
      <w:numFmt w:val="bullet"/>
      <w:lvlText w:val="o"/>
      <w:lvlJc w:val="left"/>
      <w:pPr>
        <w:ind w:left="1440" w:hanging="360"/>
      </w:pPr>
      <w:rPr>
        <w:rFonts w:ascii="Courier New" w:hAnsi="Courier New" w:hint="default"/>
      </w:rPr>
    </w:lvl>
    <w:lvl w:ilvl="2" w:tplc="7110D8EE">
      <w:start w:val="1"/>
      <w:numFmt w:val="bullet"/>
      <w:lvlText w:val=""/>
      <w:lvlJc w:val="left"/>
      <w:pPr>
        <w:ind w:left="2160" w:hanging="360"/>
      </w:pPr>
      <w:rPr>
        <w:rFonts w:ascii="Wingdings" w:hAnsi="Wingdings" w:hint="default"/>
      </w:rPr>
    </w:lvl>
    <w:lvl w:ilvl="3" w:tplc="9CB66A64">
      <w:start w:val="1"/>
      <w:numFmt w:val="bullet"/>
      <w:lvlText w:val=""/>
      <w:lvlJc w:val="left"/>
      <w:pPr>
        <w:ind w:left="2880" w:hanging="360"/>
      </w:pPr>
      <w:rPr>
        <w:rFonts w:ascii="Symbol" w:hAnsi="Symbol" w:hint="default"/>
      </w:rPr>
    </w:lvl>
    <w:lvl w:ilvl="4" w:tplc="E5AE0648">
      <w:start w:val="1"/>
      <w:numFmt w:val="bullet"/>
      <w:lvlText w:val="o"/>
      <w:lvlJc w:val="left"/>
      <w:pPr>
        <w:ind w:left="3600" w:hanging="360"/>
      </w:pPr>
      <w:rPr>
        <w:rFonts w:ascii="Courier New" w:hAnsi="Courier New" w:hint="default"/>
      </w:rPr>
    </w:lvl>
    <w:lvl w:ilvl="5" w:tplc="746CF118">
      <w:start w:val="1"/>
      <w:numFmt w:val="bullet"/>
      <w:lvlText w:val=""/>
      <w:lvlJc w:val="left"/>
      <w:pPr>
        <w:ind w:left="4320" w:hanging="360"/>
      </w:pPr>
      <w:rPr>
        <w:rFonts w:ascii="Wingdings" w:hAnsi="Wingdings" w:hint="default"/>
      </w:rPr>
    </w:lvl>
    <w:lvl w:ilvl="6" w:tplc="EADE0FBC">
      <w:start w:val="1"/>
      <w:numFmt w:val="bullet"/>
      <w:lvlText w:val=""/>
      <w:lvlJc w:val="left"/>
      <w:pPr>
        <w:ind w:left="5040" w:hanging="360"/>
      </w:pPr>
      <w:rPr>
        <w:rFonts w:ascii="Symbol" w:hAnsi="Symbol" w:hint="default"/>
      </w:rPr>
    </w:lvl>
    <w:lvl w:ilvl="7" w:tplc="F8801202">
      <w:start w:val="1"/>
      <w:numFmt w:val="bullet"/>
      <w:lvlText w:val="o"/>
      <w:lvlJc w:val="left"/>
      <w:pPr>
        <w:ind w:left="5760" w:hanging="360"/>
      </w:pPr>
      <w:rPr>
        <w:rFonts w:ascii="Courier New" w:hAnsi="Courier New" w:hint="default"/>
      </w:rPr>
    </w:lvl>
    <w:lvl w:ilvl="8" w:tplc="4E6A87D0">
      <w:start w:val="1"/>
      <w:numFmt w:val="bullet"/>
      <w:lvlText w:val=""/>
      <w:lvlJc w:val="left"/>
      <w:pPr>
        <w:ind w:left="6480" w:hanging="360"/>
      </w:pPr>
      <w:rPr>
        <w:rFonts w:ascii="Wingdings" w:hAnsi="Wingdings" w:hint="default"/>
      </w:rPr>
    </w:lvl>
  </w:abstractNum>
  <w:abstractNum w:abstractNumId="3" w15:restartNumberingAfterBreak="0">
    <w:nsid w:val="07057294"/>
    <w:multiLevelType w:val="hybridMultilevel"/>
    <w:tmpl w:val="E1A2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7FF9E"/>
    <w:multiLevelType w:val="hybridMultilevel"/>
    <w:tmpl w:val="FFFFFFFF"/>
    <w:lvl w:ilvl="0" w:tplc="5B8C84AC">
      <w:start w:val="1"/>
      <w:numFmt w:val="bullet"/>
      <w:lvlText w:val=""/>
      <w:lvlJc w:val="left"/>
      <w:pPr>
        <w:ind w:left="720" w:hanging="360"/>
      </w:pPr>
      <w:rPr>
        <w:rFonts w:ascii="Symbol" w:hAnsi="Symbol" w:hint="default"/>
      </w:rPr>
    </w:lvl>
    <w:lvl w:ilvl="1" w:tplc="39780AB6">
      <w:start w:val="1"/>
      <w:numFmt w:val="bullet"/>
      <w:lvlText w:val="o"/>
      <w:lvlJc w:val="left"/>
      <w:pPr>
        <w:ind w:left="1440" w:hanging="360"/>
      </w:pPr>
      <w:rPr>
        <w:rFonts w:ascii="Courier New" w:hAnsi="Courier New" w:hint="default"/>
      </w:rPr>
    </w:lvl>
    <w:lvl w:ilvl="2" w:tplc="572A5EFA">
      <w:start w:val="1"/>
      <w:numFmt w:val="bullet"/>
      <w:lvlText w:val=""/>
      <w:lvlJc w:val="left"/>
      <w:pPr>
        <w:ind w:left="2160" w:hanging="360"/>
      </w:pPr>
      <w:rPr>
        <w:rFonts w:ascii="Wingdings" w:hAnsi="Wingdings" w:hint="default"/>
      </w:rPr>
    </w:lvl>
    <w:lvl w:ilvl="3" w:tplc="12EEA302">
      <w:start w:val="1"/>
      <w:numFmt w:val="bullet"/>
      <w:lvlText w:val=""/>
      <w:lvlJc w:val="left"/>
      <w:pPr>
        <w:ind w:left="2880" w:hanging="360"/>
      </w:pPr>
      <w:rPr>
        <w:rFonts w:ascii="Symbol" w:hAnsi="Symbol" w:hint="default"/>
      </w:rPr>
    </w:lvl>
    <w:lvl w:ilvl="4" w:tplc="2DEE6484">
      <w:start w:val="1"/>
      <w:numFmt w:val="bullet"/>
      <w:lvlText w:val="o"/>
      <w:lvlJc w:val="left"/>
      <w:pPr>
        <w:ind w:left="3600" w:hanging="360"/>
      </w:pPr>
      <w:rPr>
        <w:rFonts w:ascii="Courier New" w:hAnsi="Courier New" w:hint="default"/>
      </w:rPr>
    </w:lvl>
    <w:lvl w:ilvl="5" w:tplc="8266E954">
      <w:start w:val="1"/>
      <w:numFmt w:val="bullet"/>
      <w:lvlText w:val=""/>
      <w:lvlJc w:val="left"/>
      <w:pPr>
        <w:ind w:left="4320" w:hanging="360"/>
      </w:pPr>
      <w:rPr>
        <w:rFonts w:ascii="Wingdings" w:hAnsi="Wingdings" w:hint="default"/>
      </w:rPr>
    </w:lvl>
    <w:lvl w:ilvl="6" w:tplc="FD3ED1EE">
      <w:start w:val="1"/>
      <w:numFmt w:val="bullet"/>
      <w:lvlText w:val=""/>
      <w:lvlJc w:val="left"/>
      <w:pPr>
        <w:ind w:left="5040" w:hanging="360"/>
      </w:pPr>
      <w:rPr>
        <w:rFonts w:ascii="Symbol" w:hAnsi="Symbol" w:hint="default"/>
      </w:rPr>
    </w:lvl>
    <w:lvl w:ilvl="7" w:tplc="55FE6342">
      <w:start w:val="1"/>
      <w:numFmt w:val="bullet"/>
      <w:lvlText w:val="o"/>
      <w:lvlJc w:val="left"/>
      <w:pPr>
        <w:ind w:left="5760" w:hanging="360"/>
      </w:pPr>
      <w:rPr>
        <w:rFonts w:ascii="Courier New" w:hAnsi="Courier New" w:hint="default"/>
      </w:rPr>
    </w:lvl>
    <w:lvl w:ilvl="8" w:tplc="4782B692">
      <w:start w:val="1"/>
      <w:numFmt w:val="bullet"/>
      <w:lvlText w:val=""/>
      <w:lvlJc w:val="left"/>
      <w:pPr>
        <w:ind w:left="6480" w:hanging="360"/>
      </w:pPr>
      <w:rPr>
        <w:rFonts w:ascii="Wingdings" w:hAnsi="Wingdings" w:hint="default"/>
      </w:rPr>
    </w:lvl>
  </w:abstractNum>
  <w:abstractNum w:abstractNumId="5" w15:restartNumberingAfterBreak="0">
    <w:nsid w:val="0D49CACA"/>
    <w:multiLevelType w:val="hybridMultilevel"/>
    <w:tmpl w:val="FFFFFFFF"/>
    <w:lvl w:ilvl="0" w:tplc="737AAD32">
      <w:start w:val="1"/>
      <w:numFmt w:val="bullet"/>
      <w:lvlText w:val=""/>
      <w:lvlJc w:val="left"/>
      <w:pPr>
        <w:ind w:left="720" w:hanging="360"/>
      </w:pPr>
      <w:rPr>
        <w:rFonts w:ascii="Symbol" w:hAnsi="Symbol" w:hint="default"/>
      </w:rPr>
    </w:lvl>
    <w:lvl w:ilvl="1" w:tplc="D4ECFD16">
      <w:start w:val="1"/>
      <w:numFmt w:val="bullet"/>
      <w:lvlText w:val="o"/>
      <w:lvlJc w:val="left"/>
      <w:pPr>
        <w:ind w:left="1440" w:hanging="360"/>
      </w:pPr>
      <w:rPr>
        <w:rFonts w:ascii="Courier New" w:hAnsi="Courier New" w:hint="default"/>
      </w:rPr>
    </w:lvl>
    <w:lvl w:ilvl="2" w:tplc="FB64F85C">
      <w:start w:val="1"/>
      <w:numFmt w:val="bullet"/>
      <w:lvlText w:val=""/>
      <w:lvlJc w:val="left"/>
      <w:pPr>
        <w:ind w:left="2160" w:hanging="360"/>
      </w:pPr>
      <w:rPr>
        <w:rFonts w:ascii="Wingdings" w:hAnsi="Wingdings" w:hint="default"/>
      </w:rPr>
    </w:lvl>
    <w:lvl w:ilvl="3" w:tplc="7452F24C">
      <w:start w:val="1"/>
      <w:numFmt w:val="bullet"/>
      <w:lvlText w:val=""/>
      <w:lvlJc w:val="left"/>
      <w:pPr>
        <w:ind w:left="2880" w:hanging="360"/>
      </w:pPr>
      <w:rPr>
        <w:rFonts w:ascii="Symbol" w:hAnsi="Symbol" w:hint="default"/>
      </w:rPr>
    </w:lvl>
    <w:lvl w:ilvl="4" w:tplc="CEA87968">
      <w:start w:val="1"/>
      <w:numFmt w:val="bullet"/>
      <w:lvlText w:val="o"/>
      <w:lvlJc w:val="left"/>
      <w:pPr>
        <w:ind w:left="3600" w:hanging="360"/>
      </w:pPr>
      <w:rPr>
        <w:rFonts w:ascii="Courier New" w:hAnsi="Courier New" w:hint="default"/>
      </w:rPr>
    </w:lvl>
    <w:lvl w:ilvl="5" w:tplc="261A3BD0">
      <w:start w:val="1"/>
      <w:numFmt w:val="bullet"/>
      <w:lvlText w:val=""/>
      <w:lvlJc w:val="left"/>
      <w:pPr>
        <w:ind w:left="4320" w:hanging="360"/>
      </w:pPr>
      <w:rPr>
        <w:rFonts w:ascii="Wingdings" w:hAnsi="Wingdings" w:hint="default"/>
      </w:rPr>
    </w:lvl>
    <w:lvl w:ilvl="6" w:tplc="15165094">
      <w:start w:val="1"/>
      <w:numFmt w:val="bullet"/>
      <w:lvlText w:val=""/>
      <w:lvlJc w:val="left"/>
      <w:pPr>
        <w:ind w:left="5040" w:hanging="360"/>
      </w:pPr>
      <w:rPr>
        <w:rFonts w:ascii="Symbol" w:hAnsi="Symbol" w:hint="default"/>
      </w:rPr>
    </w:lvl>
    <w:lvl w:ilvl="7" w:tplc="CFBC1F9A">
      <w:start w:val="1"/>
      <w:numFmt w:val="bullet"/>
      <w:lvlText w:val="o"/>
      <w:lvlJc w:val="left"/>
      <w:pPr>
        <w:ind w:left="5760" w:hanging="360"/>
      </w:pPr>
      <w:rPr>
        <w:rFonts w:ascii="Courier New" w:hAnsi="Courier New" w:hint="default"/>
      </w:rPr>
    </w:lvl>
    <w:lvl w:ilvl="8" w:tplc="988CC89E">
      <w:start w:val="1"/>
      <w:numFmt w:val="bullet"/>
      <w:lvlText w:val=""/>
      <w:lvlJc w:val="left"/>
      <w:pPr>
        <w:ind w:left="6480" w:hanging="360"/>
      </w:pPr>
      <w:rPr>
        <w:rFonts w:ascii="Wingdings" w:hAnsi="Wingdings" w:hint="default"/>
      </w:rPr>
    </w:lvl>
  </w:abstractNum>
  <w:abstractNum w:abstractNumId="6" w15:restartNumberingAfterBreak="0">
    <w:nsid w:val="0DA538C2"/>
    <w:multiLevelType w:val="hybridMultilevel"/>
    <w:tmpl w:val="FFFFFFFF"/>
    <w:lvl w:ilvl="0" w:tplc="4150FD3E">
      <w:start w:val="1"/>
      <w:numFmt w:val="bullet"/>
      <w:lvlText w:val=""/>
      <w:lvlJc w:val="left"/>
      <w:pPr>
        <w:ind w:left="720" w:hanging="360"/>
      </w:pPr>
      <w:rPr>
        <w:rFonts w:ascii="Symbol" w:hAnsi="Symbol" w:hint="default"/>
      </w:rPr>
    </w:lvl>
    <w:lvl w:ilvl="1" w:tplc="D44C21AC">
      <w:start w:val="1"/>
      <w:numFmt w:val="bullet"/>
      <w:lvlText w:val="o"/>
      <w:lvlJc w:val="left"/>
      <w:pPr>
        <w:ind w:left="1440" w:hanging="360"/>
      </w:pPr>
      <w:rPr>
        <w:rFonts w:ascii="Courier New" w:hAnsi="Courier New" w:hint="default"/>
      </w:rPr>
    </w:lvl>
    <w:lvl w:ilvl="2" w:tplc="4896290E">
      <w:start w:val="1"/>
      <w:numFmt w:val="bullet"/>
      <w:lvlText w:val=""/>
      <w:lvlJc w:val="left"/>
      <w:pPr>
        <w:ind w:left="2160" w:hanging="360"/>
      </w:pPr>
      <w:rPr>
        <w:rFonts w:ascii="Wingdings" w:hAnsi="Wingdings" w:hint="default"/>
      </w:rPr>
    </w:lvl>
    <w:lvl w:ilvl="3" w:tplc="40B4C076">
      <w:start w:val="1"/>
      <w:numFmt w:val="bullet"/>
      <w:lvlText w:val=""/>
      <w:lvlJc w:val="left"/>
      <w:pPr>
        <w:ind w:left="2880" w:hanging="360"/>
      </w:pPr>
      <w:rPr>
        <w:rFonts w:ascii="Symbol" w:hAnsi="Symbol" w:hint="default"/>
      </w:rPr>
    </w:lvl>
    <w:lvl w:ilvl="4" w:tplc="FB06E1C0">
      <w:start w:val="1"/>
      <w:numFmt w:val="bullet"/>
      <w:lvlText w:val="o"/>
      <w:lvlJc w:val="left"/>
      <w:pPr>
        <w:ind w:left="3600" w:hanging="360"/>
      </w:pPr>
      <w:rPr>
        <w:rFonts w:ascii="Courier New" w:hAnsi="Courier New" w:hint="default"/>
      </w:rPr>
    </w:lvl>
    <w:lvl w:ilvl="5" w:tplc="2D0A3B34">
      <w:start w:val="1"/>
      <w:numFmt w:val="bullet"/>
      <w:lvlText w:val=""/>
      <w:lvlJc w:val="left"/>
      <w:pPr>
        <w:ind w:left="4320" w:hanging="360"/>
      </w:pPr>
      <w:rPr>
        <w:rFonts w:ascii="Wingdings" w:hAnsi="Wingdings" w:hint="default"/>
      </w:rPr>
    </w:lvl>
    <w:lvl w:ilvl="6" w:tplc="8BA48BD8">
      <w:start w:val="1"/>
      <w:numFmt w:val="bullet"/>
      <w:lvlText w:val=""/>
      <w:lvlJc w:val="left"/>
      <w:pPr>
        <w:ind w:left="5040" w:hanging="360"/>
      </w:pPr>
      <w:rPr>
        <w:rFonts w:ascii="Symbol" w:hAnsi="Symbol" w:hint="default"/>
      </w:rPr>
    </w:lvl>
    <w:lvl w:ilvl="7" w:tplc="47B2FEF6">
      <w:start w:val="1"/>
      <w:numFmt w:val="bullet"/>
      <w:lvlText w:val="o"/>
      <w:lvlJc w:val="left"/>
      <w:pPr>
        <w:ind w:left="5760" w:hanging="360"/>
      </w:pPr>
      <w:rPr>
        <w:rFonts w:ascii="Courier New" w:hAnsi="Courier New" w:hint="default"/>
      </w:rPr>
    </w:lvl>
    <w:lvl w:ilvl="8" w:tplc="D1F2D122">
      <w:start w:val="1"/>
      <w:numFmt w:val="bullet"/>
      <w:lvlText w:val=""/>
      <w:lvlJc w:val="left"/>
      <w:pPr>
        <w:ind w:left="6480" w:hanging="360"/>
      </w:pPr>
      <w:rPr>
        <w:rFonts w:ascii="Wingdings" w:hAnsi="Wingdings" w:hint="default"/>
      </w:rPr>
    </w:lvl>
  </w:abstractNum>
  <w:abstractNum w:abstractNumId="7" w15:restartNumberingAfterBreak="0">
    <w:nsid w:val="10D442B6"/>
    <w:multiLevelType w:val="hybridMultilevel"/>
    <w:tmpl w:val="1F742D8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16D4023"/>
    <w:multiLevelType w:val="hybridMultilevel"/>
    <w:tmpl w:val="E6F49A46"/>
    <w:lvl w:ilvl="0" w:tplc="740A026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755E41"/>
    <w:multiLevelType w:val="hybridMultilevel"/>
    <w:tmpl w:val="69B842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15A21F17"/>
    <w:multiLevelType w:val="hybridMultilevel"/>
    <w:tmpl w:val="A194448E"/>
    <w:lvl w:ilvl="0" w:tplc="8D5A5366">
      <w:start w:val="1"/>
      <w:numFmt w:val="bullet"/>
      <w:lvlText w:val="-"/>
      <w:lvlJc w:val="left"/>
      <w:pPr>
        <w:ind w:left="720" w:hanging="360"/>
      </w:pPr>
      <w:rPr>
        <w:rFonts w:ascii="Aptos" w:hAnsi="Aptos" w:hint="default"/>
      </w:rPr>
    </w:lvl>
    <w:lvl w:ilvl="1" w:tplc="0A36FE26">
      <w:start w:val="1"/>
      <w:numFmt w:val="bullet"/>
      <w:lvlText w:val="o"/>
      <w:lvlJc w:val="left"/>
      <w:pPr>
        <w:ind w:left="1440" w:hanging="360"/>
      </w:pPr>
      <w:rPr>
        <w:rFonts w:ascii="Courier New" w:hAnsi="Courier New" w:hint="default"/>
      </w:rPr>
    </w:lvl>
    <w:lvl w:ilvl="2" w:tplc="94CAA9BC">
      <w:start w:val="1"/>
      <w:numFmt w:val="bullet"/>
      <w:lvlText w:val=""/>
      <w:lvlJc w:val="left"/>
      <w:pPr>
        <w:ind w:left="2160" w:hanging="360"/>
      </w:pPr>
      <w:rPr>
        <w:rFonts w:ascii="Wingdings" w:hAnsi="Wingdings" w:hint="default"/>
      </w:rPr>
    </w:lvl>
    <w:lvl w:ilvl="3" w:tplc="24AE81FE">
      <w:start w:val="1"/>
      <w:numFmt w:val="bullet"/>
      <w:lvlText w:val=""/>
      <w:lvlJc w:val="left"/>
      <w:pPr>
        <w:ind w:left="2880" w:hanging="360"/>
      </w:pPr>
      <w:rPr>
        <w:rFonts w:ascii="Symbol" w:hAnsi="Symbol" w:hint="default"/>
      </w:rPr>
    </w:lvl>
    <w:lvl w:ilvl="4" w:tplc="4BEE3E70">
      <w:start w:val="1"/>
      <w:numFmt w:val="bullet"/>
      <w:lvlText w:val="o"/>
      <w:lvlJc w:val="left"/>
      <w:pPr>
        <w:ind w:left="3600" w:hanging="360"/>
      </w:pPr>
      <w:rPr>
        <w:rFonts w:ascii="Courier New" w:hAnsi="Courier New" w:hint="default"/>
      </w:rPr>
    </w:lvl>
    <w:lvl w:ilvl="5" w:tplc="DD20BD32">
      <w:start w:val="1"/>
      <w:numFmt w:val="bullet"/>
      <w:lvlText w:val=""/>
      <w:lvlJc w:val="left"/>
      <w:pPr>
        <w:ind w:left="4320" w:hanging="360"/>
      </w:pPr>
      <w:rPr>
        <w:rFonts w:ascii="Wingdings" w:hAnsi="Wingdings" w:hint="default"/>
      </w:rPr>
    </w:lvl>
    <w:lvl w:ilvl="6" w:tplc="9D3A2156">
      <w:start w:val="1"/>
      <w:numFmt w:val="bullet"/>
      <w:lvlText w:val=""/>
      <w:lvlJc w:val="left"/>
      <w:pPr>
        <w:ind w:left="5040" w:hanging="360"/>
      </w:pPr>
      <w:rPr>
        <w:rFonts w:ascii="Symbol" w:hAnsi="Symbol" w:hint="default"/>
      </w:rPr>
    </w:lvl>
    <w:lvl w:ilvl="7" w:tplc="659A4904">
      <w:start w:val="1"/>
      <w:numFmt w:val="bullet"/>
      <w:lvlText w:val="o"/>
      <w:lvlJc w:val="left"/>
      <w:pPr>
        <w:ind w:left="5760" w:hanging="360"/>
      </w:pPr>
      <w:rPr>
        <w:rFonts w:ascii="Courier New" w:hAnsi="Courier New" w:hint="default"/>
      </w:rPr>
    </w:lvl>
    <w:lvl w:ilvl="8" w:tplc="8560202A">
      <w:start w:val="1"/>
      <w:numFmt w:val="bullet"/>
      <w:lvlText w:val=""/>
      <w:lvlJc w:val="left"/>
      <w:pPr>
        <w:ind w:left="6480" w:hanging="360"/>
      </w:pPr>
      <w:rPr>
        <w:rFonts w:ascii="Wingdings" w:hAnsi="Wingdings" w:hint="default"/>
      </w:rPr>
    </w:lvl>
  </w:abstractNum>
  <w:abstractNum w:abstractNumId="11" w15:restartNumberingAfterBreak="0">
    <w:nsid w:val="18007F1A"/>
    <w:multiLevelType w:val="hybridMultilevel"/>
    <w:tmpl w:val="D474F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024CE7"/>
    <w:multiLevelType w:val="hybridMultilevel"/>
    <w:tmpl w:val="01F44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2BDE38"/>
    <w:multiLevelType w:val="hybridMultilevel"/>
    <w:tmpl w:val="0E089526"/>
    <w:lvl w:ilvl="0" w:tplc="38D49B28">
      <w:start w:val="1"/>
      <w:numFmt w:val="bullet"/>
      <w:lvlText w:val=""/>
      <w:lvlJc w:val="left"/>
      <w:pPr>
        <w:ind w:left="720" w:hanging="360"/>
      </w:pPr>
      <w:rPr>
        <w:rFonts w:ascii="Symbol" w:hAnsi="Symbol" w:hint="default"/>
      </w:rPr>
    </w:lvl>
    <w:lvl w:ilvl="1" w:tplc="BC2A454A">
      <w:start w:val="1"/>
      <w:numFmt w:val="bullet"/>
      <w:lvlText w:val="o"/>
      <w:lvlJc w:val="left"/>
      <w:pPr>
        <w:ind w:left="1440" w:hanging="360"/>
      </w:pPr>
      <w:rPr>
        <w:rFonts w:ascii="Courier New" w:hAnsi="Courier New" w:hint="default"/>
      </w:rPr>
    </w:lvl>
    <w:lvl w:ilvl="2" w:tplc="79D2D1FE">
      <w:start w:val="1"/>
      <w:numFmt w:val="bullet"/>
      <w:lvlText w:val=""/>
      <w:lvlJc w:val="left"/>
      <w:pPr>
        <w:ind w:left="2160" w:hanging="360"/>
      </w:pPr>
      <w:rPr>
        <w:rFonts w:ascii="Wingdings" w:hAnsi="Wingdings" w:hint="default"/>
      </w:rPr>
    </w:lvl>
    <w:lvl w:ilvl="3" w:tplc="9A6A4C6A">
      <w:start w:val="1"/>
      <w:numFmt w:val="bullet"/>
      <w:lvlText w:val=""/>
      <w:lvlJc w:val="left"/>
      <w:pPr>
        <w:ind w:left="2880" w:hanging="360"/>
      </w:pPr>
      <w:rPr>
        <w:rFonts w:ascii="Symbol" w:hAnsi="Symbol" w:hint="default"/>
      </w:rPr>
    </w:lvl>
    <w:lvl w:ilvl="4" w:tplc="12FEE7DA">
      <w:start w:val="1"/>
      <w:numFmt w:val="bullet"/>
      <w:lvlText w:val="o"/>
      <w:lvlJc w:val="left"/>
      <w:pPr>
        <w:ind w:left="3600" w:hanging="360"/>
      </w:pPr>
      <w:rPr>
        <w:rFonts w:ascii="Courier New" w:hAnsi="Courier New" w:hint="default"/>
      </w:rPr>
    </w:lvl>
    <w:lvl w:ilvl="5" w:tplc="32BCA4C0">
      <w:start w:val="1"/>
      <w:numFmt w:val="bullet"/>
      <w:lvlText w:val=""/>
      <w:lvlJc w:val="left"/>
      <w:pPr>
        <w:ind w:left="4320" w:hanging="360"/>
      </w:pPr>
      <w:rPr>
        <w:rFonts w:ascii="Wingdings" w:hAnsi="Wingdings" w:hint="default"/>
      </w:rPr>
    </w:lvl>
    <w:lvl w:ilvl="6" w:tplc="07E4FDF6">
      <w:start w:val="1"/>
      <w:numFmt w:val="bullet"/>
      <w:lvlText w:val=""/>
      <w:lvlJc w:val="left"/>
      <w:pPr>
        <w:ind w:left="5040" w:hanging="360"/>
      </w:pPr>
      <w:rPr>
        <w:rFonts w:ascii="Symbol" w:hAnsi="Symbol" w:hint="default"/>
      </w:rPr>
    </w:lvl>
    <w:lvl w:ilvl="7" w:tplc="55C61042">
      <w:start w:val="1"/>
      <w:numFmt w:val="bullet"/>
      <w:lvlText w:val="o"/>
      <w:lvlJc w:val="left"/>
      <w:pPr>
        <w:ind w:left="5760" w:hanging="360"/>
      </w:pPr>
      <w:rPr>
        <w:rFonts w:ascii="Courier New" w:hAnsi="Courier New" w:hint="default"/>
      </w:rPr>
    </w:lvl>
    <w:lvl w:ilvl="8" w:tplc="1BD88C32">
      <w:start w:val="1"/>
      <w:numFmt w:val="bullet"/>
      <w:lvlText w:val=""/>
      <w:lvlJc w:val="left"/>
      <w:pPr>
        <w:ind w:left="6480" w:hanging="360"/>
      </w:pPr>
      <w:rPr>
        <w:rFonts w:ascii="Wingdings" w:hAnsi="Wingdings" w:hint="default"/>
      </w:rPr>
    </w:lvl>
  </w:abstractNum>
  <w:abstractNum w:abstractNumId="14" w15:restartNumberingAfterBreak="0">
    <w:nsid w:val="1FC27B51"/>
    <w:multiLevelType w:val="hybridMultilevel"/>
    <w:tmpl w:val="50DC6540"/>
    <w:lvl w:ilvl="0" w:tplc="E8860600">
      <w:start w:val="1"/>
      <w:numFmt w:val="decimal"/>
      <w:lvlText w:val="%1."/>
      <w:lvlJc w:val="left"/>
      <w:pPr>
        <w:ind w:left="1020" w:hanging="360"/>
      </w:pPr>
    </w:lvl>
    <w:lvl w:ilvl="1" w:tplc="A6CECD14">
      <w:start w:val="1"/>
      <w:numFmt w:val="decimal"/>
      <w:lvlText w:val="%2."/>
      <w:lvlJc w:val="left"/>
      <w:pPr>
        <w:ind w:left="1020" w:hanging="360"/>
      </w:pPr>
    </w:lvl>
    <w:lvl w:ilvl="2" w:tplc="1BDAC2E4">
      <w:start w:val="1"/>
      <w:numFmt w:val="decimal"/>
      <w:lvlText w:val="%3."/>
      <w:lvlJc w:val="left"/>
      <w:pPr>
        <w:ind w:left="1020" w:hanging="360"/>
      </w:pPr>
    </w:lvl>
    <w:lvl w:ilvl="3" w:tplc="389C32CA">
      <w:start w:val="1"/>
      <w:numFmt w:val="decimal"/>
      <w:lvlText w:val="%4."/>
      <w:lvlJc w:val="left"/>
      <w:pPr>
        <w:ind w:left="1020" w:hanging="360"/>
      </w:pPr>
    </w:lvl>
    <w:lvl w:ilvl="4" w:tplc="CF84896E">
      <w:start w:val="1"/>
      <w:numFmt w:val="decimal"/>
      <w:lvlText w:val="%5."/>
      <w:lvlJc w:val="left"/>
      <w:pPr>
        <w:ind w:left="1020" w:hanging="360"/>
      </w:pPr>
    </w:lvl>
    <w:lvl w:ilvl="5" w:tplc="E2127572">
      <w:start w:val="1"/>
      <w:numFmt w:val="decimal"/>
      <w:lvlText w:val="%6."/>
      <w:lvlJc w:val="left"/>
      <w:pPr>
        <w:ind w:left="1020" w:hanging="360"/>
      </w:pPr>
    </w:lvl>
    <w:lvl w:ilvl="6" w:tplc="3B8CF56E">
      <w:start w:val="1"/>
      <w:numFmt w:val="decimal"/>
      <w:lvlText w:val="%7."/>
      <w:lvlJc w:val="left"/>
      <w:pPr>
        <w:ind w:left="1020" w:hanging="360"/>
      </w:pPr>
    </w:lvl>
    <w:lvl w:ilvl="7" w:tplc="4094D6EC">
      <w:start w:val="1"/>
      <w:numFmt w:val="decimal"/>
      <w:lvlText w:val="%8."/>
      <w:lvlJc w:val="left"/>
      <w:pPr>
        <w:ind w:left="1020" w:hanging="360"/>
      </w:pPr>
    </w:lvl>
    <w:lvl w:ilvl="8" w:tplc="C7A0BB2E">
      <w:start w:val="1"/>
      <w:numFmt w:val="decimal"/>
      <w:lvlText w:val="%9."/>
      <w:lvlJc w:val="left"/>
      <w:pPr>
        <w:ind w:left="1020" w:hanging="360"/>
      </w:pPr>
    </w:lvl>
  </w:abstractNum>
  <w:abstractNum w:abstractNumId="15" w15:restartNumberingAfterBreak="0">
    <w:nsid w:val="2ABC1B8A"/>
    <w:multiLevelType w:val="hybridMultilevel"/>
    <w:tmpl w:val="875A2A06"/>
    <w:lvl w:ilvl="0" w:tplc="76EE25C2">
      <w:start w:val="1"/>
      <w:numFmt w:val="decimal"/>
      <w:lvlText w:val="%1."/>
      <w:lvlJc w:val="left"/>
      <w:pPr>
        <w:ind w:left="1020" w:hanging="360"/>
      </w:pPr>
    </w:lvl>
    <w:lvl w:ilvl="1" w:tplc="FEB4F2F8">
      <w:start w:val="1"/>
      <w:numFmt w:val="decimal"/>
      <w:lvlText w:val="%2."/>
      <w:lvlJc w:val="left"/>
      <w:pPr>
        <w:ind w:left="1020" w:hanging="360"/>
      </w:pPr>
    </w:lvl>
    <w:lvl w:ilvl="2" w:tplc="9B664708">
      <w:start w:val="1"/>
      <w:numFmt w:val="decimal"/>
      <w:lvlText w:val="%3."/>
      <w:lvlJc w:val="left"/>
      <w:pPr>
        <w:ind w:left="1020" w:hanging="360"/>
      </w:pPr>
    </w:lvl>
    <w:lvl w:ilvl="3" w:tplc="5298E044">
      <w:start w:val="1"/>
      <w:numFmt w:val="decimal"/>
      <w:lvlText w:val="%4."/>
      <w:lvlJc w:val="left"/>
      <w:pPr>
        <w:ind w:left="1020" w:hanging="360"/>
      </w:pPr>
    </w:lvl>
    <w:lvl w:ilvl="4" w:tplc="32961AAA">
      <w:start w:val="1"/>
      <w:numFmt w:val="decimal"/>
      <w:lvlText w:val="%5."/>
      <w:lvlJc w:val="left"/>
      <w:pPr>
        <w:ind w:left="1020" w:hanging="360"/>
      </w:pPr>
    </w:lvl>
    <w:lvl w:ilvl="5" w:tplc="58B80CFC">
      <w:start w:val="1"/>
      <w:numFmt w:val="decimal"/>
      <w:lvlText w:val="%6."/>
      <w:lvlJc w:val="left"/>
      <w:pPr>
        <w:ind w:left="1020" w:hanging="360"/>
      </w:pPr>
    </w:lvl>
    <w:lvl w:ilvl="6" w:tplc="5C6AB280">
      <w:start w:val="1"/>
      <w:numFmt w:val="decimal"/>
      <w:lvlText w:val="%7."/>
      <w:lvlJc w:val="left"/>
      <w:pPr>
        <w:ind w:left="1020" w:hanging="360"/>
      </w:pPr>
    </w:lvl>
    <w:lvl w:ilvl="7" w:tplc="47A4D498">
      <w:start w:val="1"/>
      <w:numFmt w:val="decimal"/>
      <w:lvlText w:val="%8."/>
      <w:lvlJc w:val="left"/>
      <w:pPr>
        <w:ind w:left="1020" w:hanging="360"/>
      </w:pPr>
    </w:lvl>
    <w:lvl w:ilvl="8" w:tplc="65AE32E4">
      <w:start w:val="1"/>
      <w:numFmt w:val="decimal"/>
      <w:lvlText w:val="%9."/>
      <w:lvlJc w:val="left"/>
      <w:pPr>
        <w:ind w:left="1020" w:hanging="360"/>
      </w:pPr>
    </w:lvl>
  </w:abstractNum>
  <w:abstractNum w:abstractNumId="16" w15:restartNumberingAfterBreak="0">
    <w:nsid w:val="2DCB7E21"/>
    <w:multiLevelType w:val="hybridMultilevel"/>
    <w:tmpl w:val="1E02A978"/>
    <w:lvl w:ilvl="0" w:tplc="DC1CADBA">
      <w:start w:val="1"/>
      <w:numFmt w:val="decimal"/>
      <w:lvlText w:val="%1."/>
      <w:lvlJc w:val="left"/>
      <w:pPr>
        <w:ind w:left="720" w:hanging="360"/>
      </w:pPr>
    </w:lvl>
    <w:lvl w:ilvl="1" w:tplc="28C2F008">
      <w:start w:val="1"/>
      <w:numFmt w:val="decimal"/>
      <w:lvlText w:val="%2."/>
      <w:lvlJc w:val="left"/>
      <w:pPr>
        <w:ind w:left="720" w:hanging="360"/>
      </w:pPr>
    </w:lvl>
    <w:lvl w:ilvl="2" w:tplc="02E2E14C">
      <w:start w:val="1"/>
      <w:numFmt w:val="decimal"/>
      <w:lvlText w:val="%3."/>
      <w:lvlJc w:val="left"/>
      <w:pPr>
        <w:ind w:left="720" w:hanging="360"/>
      </w:pPr>
    </w:lvl>
    <w:lvl w:ilvl="3" w:tplc="C966E03C">
      <w:start w:val="1"/>
      <w:numFmt w:val="decimal"/>
      <w:lvlText w:val="%4."/>
      <w:lvlJc w:val="left"/>
      <w:pPr>
        <w:ind w:left="720" w:hanging="360"/>
      </w:pPr>
    </w:lvl>
    <w:lvl w:ilvl="4" w:tplc="E84E8560">
      <w:start w:val="1"/>
      <w:numFmt w:val="decimal"/>
      <w:lvlText w:val="%5."/>
      <w:lvlJc w:val="left"/>
      <w:pPr>
        <w:ind w:left="720" w:hanging="360"/>
      </w:pPr>
    </w:lvl>
    <w:lvl w:ilvl="5" w:tplc="1A4297AC">
      <w:start w:val="1"/>
      <w:numFmt w:val="decimal"/>
      <w:lvlText w:val="%6."/>
      <w:lvlJc w:val="left"/>
      <w:pPr>
        <w:ind w:left="720" w:hanging="360"/>
      </w:pPr>
    </w:lvl>
    <w:lvl w:ilvl="6" w:tplc="0D5CEA78">
      <w:start w:val="1"/>
      <w:numFmt w:val="decimal"/>
      <w:lvlText w:val="%7."/>
      <w:lvlJc w:val="left"/>
      <w:pPr>
        <w:ind w:left="720" w:hanging="360"/>
      </w:pPr>
    </w:lvl>
    <w:lvl w:ilvl="7" w:tplc="90CAF9F0">
      <w:start w:val="1"/>
      <w:numFmt w:val="decimal"/>
      <w:lvlText w:val="%8."/>
      <w:lvlJc w:val="left"/>
      <w:pPr>
        <w:ind w:left="720" w:hanging="360"/>
      </w:pPr>
    </w:lvl>
    <w:lvl w:ilvl="8" w:tplc="F74602D0">
      <w:start w:val="1"/>
      <w:numFmt w:val="decimal"/>
      <w:lvlText w:val="%9."/>
      <w:lvlJc w:val="left"/>
      <w:pPr>
        <w:ind w:left="720" w:hanging="360"/>
      </w:pPr>
    </w:lvl>
  </w:abstractNum>
  <w:abstractNum w:abstractNumId="17" w15:restartNumberingAfterBreak="0">
    <w:nsid w:val="2F5CA31E"/>
    <w:multiLevelType w:val="hybridMultilevel"/>
    <w:tmpl w:val="FFFFFFFF"/>
    <w:lvl w:ilvl="0" w:tplc="D7626F14">
      <w:start w:val="1"/>
      <w:numFmt w:val="bullet"/>
      <w:lvlText w:val=""/>
      <w:lvlJc w:val="left"/>
      <w:pPr>
        <w:ind w:left="720" w:hanging="360"/>
      </w:pPr>
      <w:rPr>
        <w:rFonts w:ascii="Symbol" w:hAnsi="Symbol" w:hint="default"/>
      </w:rPr>
    </w:lvl>
    <w:lvl w:ilvl="1" w:tplc="F162039C">
      <w:start w:val="1"/>
      <w:numFmt w:val="bullet"/>
      <w:lvlText w:val="o"/>
      <w:lvlJc w:val="left"/>
      <w:pPr>
        <w:ind w:left="1440" w:hanging="360"/>
      </w:pPr>
      <w:rPr>
        <w:rFonts w:ascii="Courier New" w:hAnsi="Courier New" w:hint="default"/>
      </w:rPr>
    </w:lvl>
    <w:lvl w:ilvl="2" w:tplc="D5F839DE">
      <w:start w:val="1"/>
      <w:numFmt w:val="bullet"/>
      <w:lvlText w:val=""/>
      <w:lvlJc w:val="left"/>
      <w:pPr>
        <w:ind w:left="2160" w:hanging="360"/>
      </w:pPr>
      <w:rPr>
        <w:rFonts w:ascii="Wingdings" w:hAnsi="Wingdings" w:hint="default"/>
      </w:rPr>
    </w:lvl>
    <w:lvl w:ilvl="3" w:tplc="8826A580">
      <w:start w:val="1"/>
      <w:numFmt w:val="bullet"/>
      <w:lvlText w:val=""/>
      <w:lvlJc w:val="left"/>
      <w:pPr>
        <w:ind w:left="2880" w:hanging="360"/>
      </w:pPr>
      <w:rPr>
        <w:rFonts w:ascii="Symbol" w:hAnsi="Symbol" w:hint="default"/>
      </w:rPr>
    </w:lvl>
    <w:lvl w:ilvl="4" w:tplc="9300CB46">
      <w:start w:val="1"/>
      <w:numFmt w:val="bullet"/>
      <w:lvlText w:val="o"/>
      <w:lvlJc w:val="left"/>
      <w:pPr>
        <w:ind w:left="3600" w:hanging="360"/>
      </w:pPr>
      <w:rPr>
        <w:rFonts w:ascii="Courier New" w:hAnsi="Courier New" w:hint="default"/>
      </w:rPr>
    </w:lvl>
    <w:lvl w:ilvl="5" w:tplc="E3D4E98A">
      <w:start w:val="1"/>
      <w:numFmt w:val="bullet"/>
      <w:lvlText w:val=""/>
      <w:lvlJc w:val="left"/>
      <w:pPr>
        <w:ind w:left="4320" w:hanging="360"/>
      </w:pPr>
      <w:rPr>
        <w:rFonts w:ascii="Wingdings" w:hAnsi="Wingdings" w:hint="default"/>
      </w:rPr>
    </w:lvl>
    <w:lvl w:ilvl="6" w:tplc="12BADF60">
      <w:start w:val="1"/>
      <w:numFmt w:val="bullet"/>
      <w:lvlText w:val=""/>
      <w:lvlJc w:val="left"/>
      <w:pPr>
        <w:ind w:left="5040" w:hanging="360"/>
      </w:pPr>
      <w:rPr>
        <w:rFonts w:ascii="Symbol" w:hAnsi="Symbol" w:hint="default"/>
      </w:rPr>
    </w:lvl>
    <w:lvl w:ilvl="7" w:tplc="067E8ED2">
      <w:start w:val="1"/>
      <w:numFmt w:val="bullet"/>
      <w:lvlText w:val="o"/>
      <w:lvlJc w:val="left"/>
      <w:pPr>
        <w:ind w:left="5760" w:hanging="360"/>
      </w:pPr>
      <w:rPr>
        <w:rFonts w:ascii="Courier New" w:hAnsi="Courier New" w:hint="default"/>
      </w:rPr>
    </w:lvl>
    <w:lvl w:ilvl="8" w:tplc="87B012A0">
      <w:start w:val="1"/>
      <w:numFmt w:val="bullet"/>
      <w:lvlText w:val=""/>
      <w:lvlJc w:val="left"/>
      <w:pPr>
        <w:ind w:left="6480" w:hanging="360"/>
      </w:pPr>
      <w:rPr>
        <w:rFonts w:ascii="Wingdings" w:hAnsi="Wingdings" w:hint="default"/>
      </w:rPr>
    </w:lvl>
  </w:abstractNum>
  <w:abstractNum w:abstractNumId="18" w15:restartNumberingAfterBreak="0">
    <w:nsid w:val="341ACE72"/>
    <w:multiLevelType w:val="hybridMultilevel"/>
    <w:tmpl w:val="FFFFFFFF"/>
    <w:lvl w:ilvl="0" w:tplc="34CE51E2">
      <w:start w:val="1"/>
      <w:numFmt w:val="bullet"/>
      <w:lvlText w:val=""/>
      <w:lvlJc w:val="left"/>
      <w:pPr>
        <w:ind w:left="720" w:hanging="360"/>
      </w:pPr>
      <w:rPr>
        <w:rFonts w:ascii="Symbol" w:hAnsi="Symbol" w:hint="default"/>
      </w:rPr>
    </w:lvl>
    <w:lvl w:ilvl="1" w:tplc="D0FA9BC8">
      <w:start w:val="1"/>
      <w:numFmt w:val="bullet"/>
      <w:lvlText w:val="o"/>
      <w:lvlJc w:val="left"/>
      <w:pPr>
        <w:ind w:left="1440" w:hanging="360"/>
      </w:pPr>
      <w:rPr>
        <w:rFonts w:ascii="Courier New" w:hAnsi="Courier New" w:hint="default"/>
      </w:rPr>
    </w:lvl>
    <w:lvl w:ilvl="2" w:tplc="E49AAEF8">
      <w:start w:val="1"/>
      <w:numFmt w:val="bullet"/>
      <w:lvlText w:val=""/>
      <w:lvlJc w:val="left"/>
      <w:pPr>
        <w:ind w:left="2160" w:hanging="360"/>
      </w:pPr>
      <w:rPr>
        <w:rFonts w:ascii="Wingdings" w:hAnsi="Wingdings" w:hint="default"/>
      </w:rPr>
    </w:lvl>
    <w:lvl w:ilvl="3" w:tplc="EA9ADBF4">
      <w:start w:val="1"/>
      <w:numFmt w:val="bullet"/>
      <w:lvlText w:val=""/>
      <w:lvlJc w:val="left"/>
      <w:pPr>
        <w:ind w:left="2880" w:hanging="360"/>
      </w:pPr>
      <w:rPr>
        <w:rFonts w:ascii="Symbol" w:hAnsi="Symbol" w:hint="default"/>
      </w:rPr>
    </w:lvl>
    <w:lvl w:ilvl="4" w:tplc="B380A8A0">
      <w:start w:val="1"/>
      <w:numFmt w:val="bullet"/>
      <w:lvlText w:val="o"/>
      <w:lvlJc w:val="left"/>
      <w:pPr>
        <w:ind w:left="3600" w:hanging="360"/>
      </w:pPr>
      <w:rPr>
        <w:rFonts w:ascii="Courier New" w:hAnsi="Courier New" w:hint="default"/>
      </w:rPr>
    </w:lvl>
    <w:lvl w:ilvl="5" w:tplc="B0B49E50">
      <w:start w:val="1"/>
      <w:numFmt w:val="bullet"/>
      <w:lvlText w:val=""/>
      <w:lvlJc w:val="left"/>
      <w:pPr>
        <w:ind w:left="4320" w:hanging="360"/>
      </w:pPr>
      <w:rPr>
        <w:rFonts w:ascii="Wingdings" w:hAnsi="Wingdings" w:hint="default"/>
      </w:rPr>
    </w:lvl>
    <w:lvl w:ilvl="6" w:tplc="FDBE0C9A">
      <w:start w:val="1"/>
      <w:numFmt w:val="bullet"/>
      <w:lvlText w:val=""/>
      <w:lvlJc w:val="left"/>
      <w:pPr>
        <w:ind w:left="5040" w:hanging="360"/>
      </w:pPr>
      <w:rPr>
        <w:rFonts w:ascii="Symbol" w:hAnsi="Symbol" w:hint="default"/>
      </w:rPr>
    </w:lvl>
    <w:lvl w:ilvl="7" w:tplc="C5084AB4">
      <w:start w:val="1"/>
      <w:numFmt w:val="bullet"/>
      <w:lvlText w:val="o"/>
      <w:lvlJc w:val="left"/>
      <w:pPr>
        <w:ind w:left="5760" w:hanging="360"/>
      </w:pPr>
      <w:rPr>
        <w:rFonts w:ascii="Courier New" w:hAnsi="Courier New" w:hint="default"/>
      </w:rPr>
    </w:lvl>
    <w:lvl w:ilvl="8" w:tplc="5E36D042">
      <w:start w:val="1"/>
      <w:numFmt w:val="bullet"/>
      <w:lvlText w:val=""/>
      <w:lvlJc w:val="left"/>
      <w:pPr>
        <w:ind w:left="6480" w:hanging="360"/>
      </w:pPr>
      <w:rPr>
        <w:rFonts w:ascii="Wingdings" w:hAnsi="Wingdings" w:hint="default"/>
      </w:rPr>
    </w:lvl>
  </w:abstractNum>
  <w:abstractNum w:abstractNumId="19" w15:restartNumberingAfterBreak="0">
    <w:nsid w:val="34D68756"/>
    <w:multiLevelType w:val="hybridMultilevel"/>
    <w:tmpl w:val="FFFFFFFF"/>
    <w:lvl w:ilvl="0" w:tplc="C316A958">
      <w:start w:val="1"/>
      <w:numFmt w:val="bullet"/>
      <w:lvlText w:val=""/>
      <w:lvlJc w:val="left"/>
      <w:pPr>
        <w:ind w:left="720" w:hanging="360"/>
      </w:pPr>
      <w:rPr>
        <w:rFonts w:ascii="Symbol" w:hAnsi="Symbol" w:hint="default"/>
      </w:rPr>
    </w:lvl>
    <w:lvl w:ilvl="1" w:tplc="125EE65C">
      <w:start w:val="1"/>
      <w:numFmt w:val="bullet"/>
      <w:lvlText w:val="o"/>
      <w:lvlJc w:val="left"/>
      <w:pPr>
        <w:ind w:left="1440" w:hanging="360"/>
      </w:pPr>
      <w:rPr>
        <w:rFonts w:ascii="Courier New" w:hAnsi="Courier New" w:hint="default"/>
      </w:rPr>
    </w:lvl>
    <w:lvl w:ilvl="2" w:tplc="05C0E266">
      <w:start w:val="1"/>
      <w:numFmt w:val="bullet"/>
      <w:lvlText w:val=""/>
      <w:lvlJc w:val="left"/>
      <w:pPr>
        <w:ind w:left="2160" w:hanging="360"/>
      </w:pPr>
      <w:rPr>
        <w:rFonts w:ascii="Wingdings" w:hAnsi="Wingdings" w:hint="default"/>
      </w:rPr>
    </w:lvl>
    <w:lvl w:ilvl="3" w:tplc="FBD817C8">
      <w:start w:val="1"/>
      <w:numFmt w:val="bullet"/>
      <w:lvlText w:val=""/>
      <w:lvlJc w:val="left"/>
      <w:pPr>
        <w:ind w:left="2880" w:hanging="360"/>
      </w:pPr>
      <w:rPr>
        <w:rFonts w:ascii="Symbol" w:hAnsi="Symbol" w:hint="default"/>
      </w:rPr>
    </w:lvl>
    <w:lvl w:ilvl="4" w:tplc="BC72F50E">
      <w:start w:val="1"/>
      <w:numFmt w:val="bullet"/>
      <w:lvlText w:val="o"/>
      <w:lvlJc w:val="left"/>
      <w:pPr>
        <w:ind w:left="3600" w:hanging="360"/>
      </w:pPr>
      <w:rPr>
        <w:rFonts w:ascii="Courier New" w:hAnsi="Courier New" w:hint="default"/>
      </w:rPr>
    </w:lvl>
    <w:lvl w:ilvl="5" w:tplc="9CFA9F62">
      <w:start w:val="1"/>
      <w:numFmt w:val="bullet"/>
      <w:lvlText w:val=""/>
      <w:lvlJc w:val="left"/>
      <w:pPr>
        <w:ind w:left="4320" w:hanging="360"/>
      </w:pPr>
      <w:rPr>
        <w:rFonts w:ascii="Wingdings" w:hAnsi="Wingdings" w:hint="default"/>
      </w:rPr>
    </w:lvl>
    <w:lvl w:ilvl="6" w:tplc="DFF0AC72">
      <w:start w:val="1"/>
      <w:numFmt w:val="bullet"/>
      <w:lvlText w:val=""/>
      <w:lvlJc w:val="left"/>
      <w:pPr>
        <w:ind w:left="5040" w:hanging="360"/>
      </w:pPr>
      <w:rPr>
        <w:rFonts w:ascii="Symbol" w:hAnsi="Symbol" w:hint="default"/>
      </w:rPr>
    </w:lvl>
    <w:lvl w:ilvl="7" w:tplc="46B4E902">
      <w:start w:val="1"/>
      <w:numFmt w:val="bullet"/>
      <w:lvlText w:val="o"/>
      <w:lvlJc w:val="left"/>
      <w:pPr>
        <w:ind w:left="5760" w:hanging="360"/>
      </w:pPr>
      <w:rPr>
        <w:rFonts w:ascii="Courier New" w:hAnsi="Courier New" w:hint="default"/>
      </w:rPr>
    </w:lvl>
    <w:lvl w:ilvl="8" w:tplc="717E8D34">
      <w:start w:val="1"/>
      <w:numFmt w:val="bullet"/>
      <w:lvlText w:val=""/>
      <w:lvlJc w:val="left"/>
      <w:pPr>
        <w:ind w:left="6480" w:hanging="360"/>
      </w:pPr>
      <w:rPr>
        <w:rFonts w:ascii="Wingdings" w:hAnsi="Wingdings" w:hint="default"/>
      </w:rPr>
    </w:lvl>
  </w:abstractNum>
  <w:abstractNum w:abstractNumId="20" w15:restartNumberingAfterBreak="0">
    <w:nsid w:val="37E177B1"/>
    <w:multiLevelType w:val="hybridMultilevel"/>
    <w:tmpl w:val="AC7A5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E2567A"/>
    <w:multiLevelType w:val="hybridMultilevel"/>
    <w:tmpl w:val="BC988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CAB0D8"/>
    <w:multiLevelType w:val="hybridMultilevel"/>
    <w:tmpl w:val="FFFFFFFF"/>
    <w:lvl w:ilvl="0" w:tplc="0436F8E4">
      <w:start w:val="1"/>
      <w:numFmt w:val="bullet"/>
      <w:lvlText w:val=""/>
      <w:lvlJc w:val="left"/>
      <w:pPr>
        <w:ind w:left="720" w:hanging="360"/>
      </w:pPr>
      <w:rPr>
        <w:rFonts w:ascii="Symbol" w:hAnsi="Symbol" w:hint="default"/>
      </w:rPr>
    </w:lvl>
    <w:lvl w:ilvl="1" w:tplc="E0D4BE96">
      <w:start w:val="1"/>
      <w:numFmt w:val="bullet"/>
      <w:lvlText w:val="o"/>
      <w:lvlJc w:val="left"/>
      <w:pPr>
        <w:ind w:left="1440" w:hanging="360"/>
      </w:pPr>
      <w:rPr>
        <w:rFonts w:ascii="Courier New" w:hAnsi="Courier New" w:hint="default"/>
      </w:rPr>
    </w:lvl>
    <w:lvl w:ilvl="2" w:tplc="0958DB56">
      <w:start w:val="1"/>
      <w:numFmt w:val="bullet"/>
      <w:lvlText w:val=""/>
      <w:lvlJc w:val="left"/>
      <w:pPr>
        <w:ind w:left="2160" w:hanging="360"/>
      </w:pPr>
      <w:rPr>
        <w:rFonts w:ascii="Wingdings" w:hAnsi="Wingdings" w:hint="default"/>
      </w:rPr>
    </w:lvl>
    <w:lvl w:ilvl="3" w:tplc="1E142620">
      <w:start w:val="1"/>
      <w:numFmt w:val="bullet"/>
      <w:lvlText w:val=""/>
      <w:lvlJc w:val="left"/>
      <w:pPr>
        <w:ind w:left="2880" w:hanging="360"/>
      </w:pPr>
      <w:rPr>
        <w:rFonts w:ascii="Symbol" w:hAnsi="Symbol" w:hint="default"/>
      </w:rPr>
    </w:lvl>
    <w:lvl w:ilvl="4" w:tplc="25C69E54">
      <w:start w:val="1"/>
      <w:numFmt w:val="bullet"/>
      <w:lvlText w:val="o"/>
      <w:lvlJc w:val="left"/>
      <w:pPr>
        <w:ind w:left="3600" w:hanging="360"/>
      </w:pPr>
      <w:rPr>
        <w:rFonts w:ascii="Courier New" w:hAnsi="Courier New" w:hint="default"/>
      </w:rPr>
    </w:lvl>
    <w:lvl w:ilvl="5" w:tplc="A070584A">
      <w:start w:val="1"/>
      <w:numFmt w:val="bullet"/>
      <w:lvlText w:val=""/>
      <w:lvlJc w:val="left"/>
      <w:pPr>
        <w:ind w:left="4320" w:hanging="360"/>
      </w:pPr>
      <w:rPr>
        <w:rFonts w:ascii="Wingdings" w:hAnsi="Wingdings" w:hint="default"/>
      </w:rPr>
    </w:lvl>
    <w:lvl w:ilvl="6" w:tplc="61FEDA6C">
      <w:start w:val="1"/>
      <w:numFmt w:val="bullet"/>
      <w:lvlText w:val=""/>
      <w:lvlJc w:val="left"/>
      <w:pPr>
        <w:ind w:left="5040" w:hanging="360"/>
      </w:pPr>
      <w:rPr>
        <w:rFonts w:ascii="Symbol" w:hAnsi="Symbol" w:hint="default"/>
      </w:rPr>
    </w:lvl>
    <w:lvl w:ilvl="7" w:tplc="F03E3C7A">
      <w:start w:val="1"/>
      <w:numFmt w:val="bullet"/>
      <w:lvlText w:val="o"/>
      <w:lvlJc w:val="left"/>
      <w:pPr>
        <w:ind w:left="5760" w:hanging="360"/>
      </w:pPr>
      <w:rPr>
        <w:rFonts w:ascii="Courier New" w:hAnsi="Courier New" w:hint="default"/>
      </w:rPr>
    </w:lvl>
    <w:lvl w:ilvl="8" w:tplc="71F06E9C">
      <w:start w:val="1"/>
      <w:numFmt w:val="bullet"/>
      <w:lvlText w:val=""/>
      <w:lvlJc w:val="left"/>
      <w:pPr>
        <w:ind w:left="6480" w:hanging="360"/>
      </w:pPr>
      <w:rPr>
        <w:rFonts w:ascii="Wingdings" w:hAnsi="Wingdings" w:hint="default"/>
      </w:rPr>
    </w:lvl>
  </w:abstractNum>
  <w:abstractNum w:abstractNumId="23" w15:restartNumberingAfterBreak="0">
    <w:nsid w:val="439D6420"/>
    <w:multiLevelType w:val="hybridMultilevel"/>
    <w:tmpl w:val="FFFFFFFF"/>
    <w:lvl w:ilvl="0" w:tplc="A038FCAA">
      <w:start w:val="1"/>
      <w:numFmt w:val="bullet"/>
      <w:lvlText w:val=""/>
      <w:lvlJc w:val="left"/>
      <w:pPr>
        <w:ind w:left="720" w:hanging="360"/>
      </w:pPr>
      <w:rPr>
        <w:rFonts w:ascii="Symbol" w:hAnsi="Symbol" w:hint="default"/>
      </w:rPr>
    </w:lvl>
    <w:lvl w:ilvl="1" w:tplc="8AEC2300">
      <w:start w:val="1"/>
      <w:numFmt w:val="bullet"/>
      <w:lvlText w:val="o"/>
      <w:lvlJc w:val="left"/>
      <w:pPr>
        <w:ind w:left="1440" w:hanging="360"/>
      </w:pPr>
      <w:rPr>
        <w:rFonts w:ascii="Courier New" w:hAnsi="Courier New" w:hint="default"/>
      </w:rPr>
    </w:lvl>
    <w:lvl w:ilvl="2" w:tplc="06CACC30">
      <w:start w:val="1"/>
      <w:numFmt w:val="bullet"/>
      <w:lvlText w:val=""/>
      <w:lvlJc w:val="left"/>
      <w:pPr>
        <w:ind w:left="2160" w:hanging="360"/>
      </w:pPr>
      <w:rPr>
        <w:rFonts w:ascii="Wingdings" w:hAnsi="Wingdings" w:hint="default"/>
      </w:rPr>
    </w:lvl>
    <w:lvl w:ilvl="3" w:tplc="DA92ABA0">
      <w:start w:val="1"/>
      <w:numFmt w:val="bullet"/>
      <w:lvlText w:val=""/>
      <w:lvlJc w:val="left"/>
      <w:pPr>
        <w:ind w:left="2880" w:hanging="360"/>
      </w:pPr>
      <w:rPr>
        <w:rFonts w:ascii="Symbol" w:hAnsi="Symbol" w:hint="default"/>
      </w:rPr>
    </w:lvl>
    <w:lvl w:ilvl="4" w:tplc="96EA2CF2">
      <w:start w:val="1"/>
      <w:numFmt w:val="bullet"/>
      <w:lvlText w:val="o"/>
      <w:lvlJc w:val="left"/>
      <w:pPr>
        <w:ind w:left="3600" w:hanging="360"/>
      </w:pPr>
      <w:rPr>
        <w:rFonts w:ascii="Courier New" w:hAnsi="Courier New" w:hint="default"/>
      </w:rPr>
    </w:lvl>
    <w:lvl w:ilvl="5" w:tplc="8C90085E">
      <w:start w:val="1"/>
      <w:numFmt w:val="bullet"/>
      <w:lvlText w:val=""/>
      <w:lvlJc w:val="left"/>
      <w:pPr>
        <w:ind w:left="4320" w:hanging="360"/>
      </w:pPr>
      <w:rPr>
        <w:rFonts w:ascii="Wingdings" w:hAnsi="Wingdings" w:hint="default"/>
      </w:rPr>
    </w:lvl>
    <w:lvl w:ilvl="6" w:tplc="68F043CA">
      <w:start w:val="1"/>
      <w:numFmt w:val="bullet"/>
      <w:lvlText w:val=""/>
      <w:lvlJc w:val="left"/>
      <w:pPr>
        <w:ind w:left="5040" w:hanging="360"/>
      </w:pPr>
      <w:rPr>
        <w:rFonts w:ascii="Symbol" w:hAnsi="Symbol" w:hint="default"/>
      </w:rPr>
    </w:lvl>
    <w:lvl w:ilvl="7" w:tplc="1E02B49E">
      <w:start w:val="1"/>
      <w:numFmt w:val="bullet"/>
      <w:lvlText w:val="o"/>
      <w:lvlJc w:val="left"/>
      <w:pPr>
        <w:ind w:left="5760" w:hanging="360"/>
      </w:pPr>
      <w:rPr>
        <w:rFonts w:ascii="Courier New" w:hAnsi="Courier New" w:hint="default"/>
      </w:rPr>
    </w:lvl>
    <w:lvl w:ilvl="8" w:tplc="7E0E6BE0">
      <w:start w:val="1"/>
      <w:numFmt w:val="bullet"/>
      <w:lvlText w:val=""/>
      <w:lvlJc w:val="left"/>
      <w:pPr>
        <w:ind w:left="6480" w:hanging="360"/>
      </w:pPr>
      <w:rPr>
        <w:rFonts w:ascii="Wingdings" w:hAnsi="Wingdings" w:hint="default"/>
      </w:rPr>
    </w:lvl>
  </w:abstractNum>
  <w:abstractNum w:abstractNumId="24" w15:restartNumberingAfterBreak="0">
    <w:nsid w:val="4A084EF8"/>
    <w:multiLevelType w:val="hybridMultilevel"/>
    <w:tmpl w:val="814CD67E"/>
    <w:lvl w:ilvl="0" w:tplc="740A026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0D224B"/>
    <w:multiLevelType w:val="hybridMultilevel"/>
    <w:tmpl w:val="A094C46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4A11BB69"/>
    <w:multiLevelType w:val="hybridMultilevel"/>
    <w:tmpl w:val="FFFFFFFF"/>
    <w:lvl w:ilvl="0" w:tplc="B40EEE2A">
      <w:start w:val="1"/>
      <w:numFmt w:val="bullet"/>
      <w:lvlText w:val=""/>
      <w:lvlJc w:val="left"/>
      <w:pPr>
        <w:ind w:left="720" w:hanging="360"/>
      </w:pPr>
      <w:rPr>
        <w:rFonts w:ascii="Symbol" w:hAnsi="Symbol" w:hint="default"/>
      </w:rPr>
    </w:lvl>
    <w:lvl w:ilvl="1" w:tplc="5434D098">
      <w:start w:val="1"/>
      <w:numFmt w:val="bullet"/>
      <w:lvlText w:val="o"/>
      <w:lvlJc w:val="left"/>
      <w:pPr>
        <w:ind w:left="1440" w:hanging="360"/>
      </w:pPr>
      <w:rPr>
        <w:rFonts w:ascii="Courier New" w:hAnsi="Courier New" w:hint="default"/>
      </w:rPr>
    </w:lvl>
    <w:lvl w:ilvl="2" w:tplc="1820E2AA">
      <w:start w:val="1"/>
      <w:numFmt w:val="bullet"/>
      <w:lvlText w:val=""/>
      <w:lvlJc w:val="left"/>
      <w:pPr>
        <w:ind w:left="2160" w:hanging="360"/>
      </w:pPr>
      <w:rPr>
        <w:rFonts w:ascii="Wingdings" w:hAnsi="Wingdings" w:hint="default"/>
      </w:rPr>
    </w:lvl>
    <w:lvl w:ilvl="3" w:tplc="1B087704">
      <w:start w:val="1"/>
      <w:numFmt w:val="bullet"/>
      <w:lvlText w:val=""/>
      <w:lvlJc w:val="left"/>
      <w:pPr>
        <w:ind w:left="2880" w:hanging="360"/>
      </w:pPr>
      <w:rPr>
        <w:rFonts w:ascii="Symbol" w:hAnsi="Symbol" w:hint="default"/>
      </w:rPr>
    </w:lvl>
    <w:lvl w:ilvl="4" w:tplc="55AACC00">
      <w:start w:val="1"/>
      <w:numFmt w:val="bullet"/>
      <w:lvlText w:val="o"/>
      <w:lvlJc w:val="left"/>
      <w:pPr>
        <w:ind w:left="3600" w:hanging="360"/>
      </w:pPr>
      <w:rPr>
        <w:rFonts w:ascii="Courier New" w:hAnsi="Courier New" w:hint="default"/>
      </w:rPr>
    </w:lvl>
    <w:lvl w:ilvl="5" w:tplc="AD44B4FC">
      <w:start w:val="1"/>
      <w:numFmt w:val="bullet"/>
      <w:lvlText w:val=""/>
      <w:lvlJc w:val="left"/>
      <w:pPr>
        <w:ind w:left="4320" w:hanging="360"/>
      </w:pPr>
      <w:rPr>
        <w:rFonts w:ascii="Wingdings" w:hAnsi="Wingdings" w:hint="default"/>
      </w:rPr>
    </w:lvl>
    <w:lvl w:ilvl="6" w:tplc="944EDE90">
      <w:start w:val="1"/>
      <w:numFmt w:val="bullet"/>
      <w:lvlText w:val=""/>
      <w:lvlJc w:val="left"/>
      <w:pPr>
        <w:ind w:left="5040" w:hanging="360"/>
      </w:pPr>
      <w:rPr>
        <w:rFonts w:ascii="Symbol" w:hAnsi="Symbol" w:hint="default"/>
      </w:rPr>
    </w:lvl>
    <w:lvl w:ilvl="7" w:tplc="E3A261AA">
      <w:start w:val="1"/>
      <w:numFmt w:val="bullet"/>
      <w:lvlText w:val="o"/>
      <w:lvlJc w:val="left"/>
      <w:pPr>
        <w:ind w:left="5760" w:hanging="360"/>
      </w:pPr>
      <w:rPr>
        <w:rFonts w:ascii="Courier New" w:hAnsi="Courier New" w:hint="default"/>
      </w:rPr>
    </w:lvl>
    <w:lvl w:ilvl="8" w:tplc="3CB67B34">
      <w:start w:val="1"/>
      <w:numFmt w:val="bullet"/>
      <w:lvlText w:val=""/>
      <w:lvlJc w:val="left"/>
      <w:pPr>
        <w:ind w:left="6480" w:hanging="360"/>
      </w:pPr>
      <w:rPr>
        <w:rFonts w:ascii="Wingdings" w:hAnsi="Wingdings" w:hint="default"/>
      </w:rPr>
    </w:lvl>
  </w:abstractNum>
  <w:abstractNum w:abstractNumId="27" w15:restartNumberingAfterBreak="0">
    <w:nsid w:val="4A305514"/>
    <w:multiLevelType w:val="hybridMultilevel"/>
    <w:tmpl w:val="2C52A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FB245F"/>
    <w:multiLevelType w:val="hybridMultilevel"/>
    <w:tmpl w:val="056668C8"/>
    <w:lvl w:ilvl="0" w:tplc="740A026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A270F7"/>
    <w:multiLevelType w:val="hybridMultilevel"/>
    <w:tmpl w:val="9ADA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81547E"/>
    <w:multiLevelType w:val="hybridMultilevel"/>
    <w:tmpl w:val="FFFFFFFF"/>
    <w:lvl w:ilvl="0" w:tplc="2BC46832">
      <w:start w:val="1"/>
      <w:numFmt w:val="bullet"/>
      <w:lvlText w:val=""/>
      <w:lvlJc w:val="left"/>
      <w:pPr>
        <w:ind w:left="720" w:hanging="360"/>
      </w:pPr>
      <w:rPr>
        <w:rFonts w:ascii="Symbol" w:hAnsi="Symbol" w:hint="default"/>
      </w:rPr>
    </w:lvl>
    <w:lvl w:ilvl="1" w:tplc="AA9009E0">
      <w:start w:val="1"/>
      <w:numFmt w:val="bullet"/>
      <w:lvlText w:val="o"/>
      <w:lvlJc w:val="left"/>
      <w:pPr>
        <w:ind w:left="1440" w:hanging="360"/>
      </w:pPr>
      <w:rPr>
        <w:rFonts w:ascii="Courier New" w:hAnsi="Courier New" w:hint="default"/>
      </w:rPr>
    </w:lvl>
    <w:lvl w:ilvl="2" w:tplc="4942BAD4">
      <w:start w:val="1"/>
      <w:numFmt w:val="bullet"/>
      <w:lvlText w:val=""/>
      <w:lvlJc w:val="left"/>
      <w:pPr>
        <w:ind w:left="2160" w:hanging="360"/>
      </w:pPr>
      <w:rPr>
        <w:rFonts w:ascii="Wingdings" w:hAnsi="Wingdings" w:hint="default"/>
      </w:rPr>
    </w:lvl>
    <w:lvl w:ilvl="3" w:tplc="C644B226">
      <w:start w:val="1"/>
      <w:numFmt w:val="bullet"/>
      <w:lvlText w:val=""/>
      <w:lvlJc w:val="left"/>
      <w:pPr>
        <w:ind w:left="2880" w:hanging="360"/>
      </w:pPr>
      <w:rPr>
        <w:rFonts w:ascii="Symbol" w:hAnsi="Symbol" w:hint="default"/>
      </w:rPr>
    </w:lvl>
    <w:lvl w:ilvl="4" w:tplc="0D340868">
      <w:start w:val="1"/>
      <w:numFmt w:val="bullet"/>
      <w:lvlText w:val="o"/>
      <w:lvlJc w:val="left"/>
      <w:pPr>
        <w:ind w:left="3600" w:hanging="360"/>
      </w:pPr>
      <w:rPr>
        <w:rFonts w:ascii="Courier New" w:hAnsi="Courier New" w:hint="default"/>
      </w:rPr>
    </w:lvl>
    <w:lvl w:ilvl="5" w:tplc="E8DE4788">
      <w:start w:val="1"/>
      <w:numFmt w:val="bullet"/>
      <w:lvlText w:val=""/>
      <w:lvlJc w:val="left"/>
      <w:pPr>
        <w:ind w:left="4320" w:hanging="360"/>
      </w:pPr>
      <w:rPr>
        <w:rFonts w:ascii="Wingdings" w:hAnsi="Wingdings" w:hint="default"/>
      </w:rPr>
    </w:lvl>
    <w:lvl w:ilvl="6" w:tplc="BCB050B8">
      <w:start w:val="1"/>
      <w:numFmt w:val="bullet"/>
      <w:lvlText w:val=""/>
      <w:lvlJc w:val="left"/>
      <w:pPr>
        <w:ind w:left="5040" w:hanging="360"/>
      </w:pPr>
      <w:rPr>
        <w:rFonts w:ascii="Symbol" w:hAnsi="Symbol" w:hint="default"/>
      </w:rPr>
    </w:lvl>
    <w:lvl w:ilvl="7" w:tplc="2286C400">
      <w:start w:val="1"/>
      <w:numFmt w:val="bullet"/>
      <w:lvlText w:val="o"/>
      <w:lvlJc w:val="left"/>
      <w:pPr>
        <w:ind w:left="5760" w:hanging="360"/>
      </w:pPr>
      <w:rPr>
        <w:rFonts w:ascii="Courier New" w:hAnsi="Courier New" w:hint="default"/>
      </w:rPr>
    </w:lvl>
    <w:lvl w:ilvl="8" w:tplc="C8F643C2">
      <w:start w:val="1"/>
      <w:numFmt w:val="bullet"/>
      <w:lvlText w:val=""/>
      <w:lvlJc w:val="left"/>
      <w:pPr>
        <w:ind w:left="6480" w:hanging="360"/>
      </w:pPr>
      <w:rPr>
        <w:rFonts w:ascii="Wingdings" w:hAnsi="Wingdings" w:hint="default"/>
      </w:rPr>
    </w:lvl>
  </w:abstractNum>
  <w:abstractNum w:abstractNumId="31" w15:restartNumberingAfterBreak="0">
    <w:nsid w:val="58EF1087"/>
    <w:multiLevelType w:val="hybridMultilevel"/>
    <w:tmpl w:val="61A2D8D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5B464330"/>
    <w:multiLevelType w:val="hybridMultilevel"/>
    <w:tmpl w:val="7F927BBA"/>
    <w:lvl w:ilvl="0" w:tplc="740A026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865045"/>
    <w:multiLevelType w:val="hybridMultilevel"/>
    <w:tmpl w:val="57DCF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2E733D3"/>
    <w:multiLevelType w:val="hybridMultilevel"/>
    <w:tmpl w:val="FFFFFFFF"/>
    <w:lvl w:ilvl="0" w:tplc="774AC638">
      <w:start w:val="1"/>
      <w:numFmt w:val="bullet"/>
      <w:lvlText w:val=""/>
      <w:lvlJc w:val="left"/>
      <w:pPr>
        <w:ind w:left="720" w:hanging="360"/>
      </w:pPr>
      <w:rPr>
        <w:rFonts w:ascii="Symbol" w:hAnsi="Symbol" w:hint="default"/>
      </w:rPr>
    </w:lvl>
    <w:lvl w:ilvl="1" w:tplc="072C87C0">
      <w:start w:val="1"/>
      <w:numFmt w:val="bullet"/>
      <w:lvlText w:val="o"/>
      <w:lvlJc w:val="left"/>
      <w:pPr>
        <w:ind w:left="1440" w:hanging="360"/>
      </w:pPr>
      <w:rPr>
        <w:rFonts w:ascii="Courier New" w:hAnsi="Courier New" w:hint="default"/>
      </w:rPr>
    </w:lvl>
    <w:lvl w:ilvl="2" w:tplc="758E2ED2">
      <w:start w:val="1"/>
      <w:numFmt w:val="bullet"/>
      <w:lvlText w:val=""/>
      <w:lvlJc w:val="left"/>
      <w:pPr>
        <w:ind w:left="2160" w:hanging="360"/>
      </w:pPr>
      <w:rPr>
        <w:rFonts w:ascii="Wingdings" w:hAnsi="Wingdings" w:hint="default"/>
      </w:rPr>
    </w:lvl>
    <w:lvl w:ilvl="3" w:tplc="BEA2EA90">
      <w:start w:val="1"/>
      <w:numFmt w:val="bullet"/>
      <w:lvlText w:val=""/>
      <w:lvlJc w:val="left"/>
      <w:pPr>
        <w:ind w:left="2880" w:hanging="360"/>
      </w:pPr>
      <w:rPr>
        <w:rFonts w:ascii="Symbol" w:hAnsi="Symbol" w:hint="default"/>
      </w:rPr>
    </w:lvl>
    <w:lvl w:ilvl="4" w:tplc="1DBE857C">
      <w:start w:val="1"/>
      <w:numFmt w:val="bullet"/>
      <w:lvlText w:val="o"/>
      <w:lvlJc w:val="left"/>
      <w:pPr>
        <w:ind w:left="3600" w:hanging="360"/>
      </w:pPr>
      <w:rPr>
        <w:rFonts w:ascii="Courier New" w:hAnsi="Courier New" w:hint="default"/>
      </w:rPr>
    </w:lvl>
    <w:lvl w:ilvl="5" w:tplc="5694C7AA">
      <w:start w:val="1"/>
      <w:numFmt w:val="bullet"/>
      <w:lvlText w:val=""/>
      <w:lvlJc w:val="left"/>
      <w:pPr>
        <w:ind w:left="4320" w:hanging="360"/>
      </w:pPr>
      <w:rPr>
        <w:rFonts w:ascii="Wingdings" w:hAnsi="Wingdings" w:hint="default"/>
      </w:rPr>
    </w:lvl>
    <w:lvl w:ilvl="6" w:tplc="7ADCD5CA">
      <w:start w:val="1"/>
      <w:numFmt w:val="bullet"/>
      <w:lvlText w:val=""/>
      <w:lvlJc w:val="left"/>
      <w:pPr>
        <w:ind w:left="5040" w:hanging="360"/>
      </w:pPr>
      <w:rPr>
        <w:rFonts w:ascii="Symbol" w:hAnsi="Symbol" w:hint="default"/>
      </w:rPr>
    </w:lvl>
    <w:lvl w:ilvl="7" w:tplc="44248CE4">
      <w:start w:val="1"/>
      <w:numFmt w:val="bullet"/>
      <w:lvlText w:val="o"/>
      <w:lvlJc w:val="left"/>
      <w:pPr>
        <w:ind w:left="5760" w:hanging="360"/>
      </w:pPr>
      <w:rPr>
        <w:rFonts w:ascii="Courier New" w:hAnsi="Courier New" w:hint="default"/>
      </w:rPr>
    </w:lvl>
    <w:lvl w:ilvl="8" w:tplc="7DB4C048">
      <w:start w:val="1"/>
      <w:numFmt w:val="bullet"/>
      <w:lvlText w:val=""/>
      <w:lvlJc w:val="left"/>
      <w:pPr>
        <w:ind w:left="6480" w:hanging="360"/>
      </w:pPr>
      <w:rPr>
        <w:rFonts w:ascii="Wingdings" w:hAnsi="Wingdings" w:hint="default"/>
      </w:rPr>
    </w:lvl>
  </w:abstractNum>
  <w:abstractNum w:abstractNumId="35" w15:restartNumberingAfterBreak="0">
    <w:nsid w:val="68206375"/>
    <w:multiLevelType w:val="hybridMultilevel"/>
    <w:tmpl w:val="8C307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858CC5"/>
    <w:multiLevelType w:val="hybridMultilevel"/>
    <w:tmpl w:val="FFFFFFFF"/>
    <w:lvl w:ilvl="0" w:tplc="F16EA832">
      <w:start w:val="1"/>
      <w:numFmt w:val="bullet"/>
      <w:lvlText w:val=""/>
      <w:lvlJc w:val="left"/>
      <w:pPr>
        <w:ind w:left="720" w:hanging="360"/>
      </w:pPr>
      <w:rPr>
        <w:rFonts w:ascii="Symbol" w:hAnsi="Symbol" w:hint="default"/>
      </w:rPr>
    </w:lvl>
    <w:lvl w:ilvl="1" w:tplc="F41A2078">
      <w:start w:val="1"/>
      <w:numFmt w:val="bullet"/>
      <w:lvlText w:val="o"/>
      <w:lvlJc w:val="left"/>
      <w:pPr>
        <w:ind w:left="1440" w:hanging="360"/>
      </w:pPr>
      <w:rPr>
        <w:rFonts w:ascii="Courier New" w:hAnsi="Courier New" w:hint="default"/>
      </w:rPr>
    </w:lvl>
    <w:lvl w:ilvl="2" w:tplc="E4681C20">
      <w:start w:val="1"/>
      <w:numFmt w:val="bullet"/>
      <w:lvlText w:val=""/>
      <w:lvlJc w:val="left"/>
      <w:pPr>
        <w:ind w:left="2160" w:hanging="360"/>
      </w:pPr>
      <w:rPr>
        <w:rFonts w:ascii="Wingdings" w:hAnsi="Wingdings" w:hint="default"/>
      </w:rPr>
    </w:lvl>
    <w:lvl w:ilvl="3" w:tplc="7EFAB882">
      <w:start w:val="1"/>
      <w:numFmt w:val="bullet"/>
      <w:lvlText w:val=""/>
      <w:lvlJc w:val="left"/>
      <w:pPr>
        <w:ind w:left="2880" w:hanging="360"/>
      </w:pPr>
      <w:rPr>
        <w:rFonts w:ascii="Symbol" w:hAnsi="Symbol" w:hint="default"/>
      </w:rPr>
    </w:lvl>
    <w:lvl w:ilvl="4" w:tplc="E51611B6">
      <w:start w:val="1"/>
      <w:numFmt w:val="bullet"/>
      <w:lvlText w:val="o"/>
      <w:lvlJc w:val="left"/>
      <w:pPr>
        <w:ind w:left="3600" w:hanging="360"/>
      </w:pPr>
      <w:rPr>
        <w:rFonts w:ascii="Courier New" w:hAnsi="Courier New" w:hint="default"/>
      </w:rPr>
    </w:lvl>
    <w:lvl w:ilvl="5" w:tplc="EFBEEB60">
      <w:start w:val="1"/>
      <w:numFmt w:val="bullet"/>
      <w:lvlText w:val=""/>
      <w:lvlJc w:val="left"/>
      <w:pPr>
        <w:ind w:left="4320" w:hanging="360"/>
      </w:pPr>
      <w:rPr>
        <w:rFonts w:ascii="Wingdings" w:hAnsi="Wingdings" w:hint="default"/>
      </w:rPr>
    </w:lvl>
    <w:lvl w:ilvl="6" w:tplc="7946DFD4">
      <w:start w:val="1"/>
      <w:numFmt w:val="bullet"/>
      <w:lvlText w:val=""/>
      <w:lvlJc w:val="left"/>
      <w:pPr>
        <w:ind w:left="5040" w:hanging="360"/>
      </w:pPr>
      <w:rPr>
        <w:rFonts w:ascii="Symbol" w:hAnsi="Symbol" w:hint="default"/>
      </w:rPr>
    </w:lvl>
    <w:lvl w:ilvl="7" w:tplc="7C706508">
      <w:start w:val="1"/>
      <w:numFmt w:val="bullet"/>
      <w:lvlText w:val="o"/>
      <w:lvlJc w:val="left"/>
      <w:pPr>
        <w:ind w:left="5760" w:hanging="360"/>
      </w:pPr>
      <w:rPr>
        <w:rFonts w:ascii="Courier New" w:hAnsi="Courier New" w:hint="default"/>
      </w:rPr>
    </w:lvl>
    <w:lvl w:ilvl="8" w:tplc="4746D4A6">
      <w:start w:val="1"/>
      <w:numFmt w:val="bullet"/>
      <w:lvlText w:val=""/>
      <w:lvlJc w:val="left"/>
      <w:pPr>
        <w:ind w:left="6480" w:hanging="360"/>
      </w:pPr>
      <w:rPr>
        <w:rFonts w:ascii="Wingdings" w:hAnsi="Wingdings" w:hint="default"/>
      </w:rPr>
    </w:lvl>
  </w:abstractNum>
  <w:abstractNum w:abstractNumId="37" w15:restartNumberingAfterBreak="0">
    <w:nsid w:val="699F59D1"/>
    <w:multiLevelType w:val="hybridMultilevel"/>
    <w:tmpl w:val="41B8A4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D27431C"/>
    <w:multiLevelType w:val="hybridMultilevel"/>
    <w:tmpl w:val="94E494B8"/>
    <w:lvl w:ilvl="0" w:tplc="740A026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7724E6"/>
    <w:multiLevelType w:val="hybridMultilevel"/>
    <w:tmpl w:val="865CE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3D8A38"/>
    <w:multiLevelType w:val="hybridMultilevel"/>
    <w:tmpl w:val="FFFFFFFF"/>
    <w:lvl w:ilvl="0" w:tplc="0A522882">
      <w:start w:val="1"/>
      <w:numFmt w:val="bullet"/>
      <w:lvlText w:val=""/>
      <w:lvlJc w:val="left"/>
      <w:pPr>
        <w:ind w:left="720" w:hanging="360"/>
      </w:pPr>
      <w:rPr>
        <w:rFonts w:ascii="Symbol" w:hAnsi="Symbol" w:hint="default"/>
      </w:rPr>
    </w:lvl>
    <w:lvl w:ilvl="1" w:tplc="7A7EC824">
      <w:start w:val="1"/>
      <w:numFmt w:val="bullet"/>
      <w:lvlText w:val="o"/>
      <w:lvlJc w:val="left"/>
      <w:pPr>
        <w:ind w:left="1440" w:hanging="360"/>
      </w:pPr>
      <w:rPr>
        <w:rFonts w:ascii="Courier New" w:hAnsi="Courier New" w:hint="default"/>
      </w:rPr>
    </w:lvl>
    <w:lvl w:ilvl="2" w:tplc="BD2EFE06">
      <w:start w:val="1"/>
      <w:numFmt w:val="bullet"/>
      <w:lvlText w:val=""/>
      <w:lvlJc w:val="left"/>
      <w:pPr>
        <w:ind w:left="2160" w:hanging="360"/>
      </w:pPr>
      <w:rPr>
        <w:rFonts w:ascii="Wingdings" w:hAnsi="Wingdings" w:hint="default"/>
      </w:rPr>
    </w:lvl>
    <w:lvl w:ilvl="3" w:tplc="D812B2E0">
      <w:start w:val="1"/>
      <w:numFmt w:val="bullet"/>
      <w:lvlText w:val=""/>
      <w:lvlJc w:val="left"/>
      <w:pPr>
        <w:ind w:left="2880" w:hanging="360"/>
      </w:pPr>
      <w:rPr>
        <w:rFonts w:ascii="Symbol" w:hAnsi="Symbol" w:hint="default"/>
      </w:rPr>
    </w:lvl>
    <w:lvl w:ilvl="4" w:tplc="C292DAF2">
      <w:start w:val="1"/>
      <w:numFmt w:val="bullet"/>
      <w:lvlText w:val="o"/>
      <w:lvlJc w:val="left"/>
      <w:pPr>
        <w:ind w:left="3600" w:hanging="360"/>
      </w:pPr>
      <w:rPr>
        <w:rFonts w:ascii="Courier New" w:hAnsi="Courier New" w:hint="default"/>
      </w:rPr>
    </w:lvl>
    <w:lvl w:ilvl="5" w:tplc="2862912C">
      <w:start w:val="1"/>
      <w:numFmt w:val="bullet"/>
      <w:lvlText w:val=""/>
      <w:lvlJc w:val="left"/>
      <w:pPr>
        <w:ind w:left="4320" w:hanging="360"/>
      </w:pPr>
      <w:rPr>
        <w:rFonts w:ascii="Wingdings" w:hAnsi="Wingdings" w:hint="default"/>
      </w:rPr>
    </w:lvl>
    <w:lvl w:ilvl="6" w:tplc="C3A2D74A">
      <w:start w:val="1"/>
      <w:numFmt w:val="bullet"/>
      <w:lvlText w:val=""/>
      <w:lvlJc w:val="left"/>
      <w:pPr>
        <w:ind w:left="5040" w:hanging="360"/>
      </w:pPr>
      <w:rPr>
        <w:rFonts w:ascii="Symbol" w:hAnsi="Symbol" w:hint="default"/>
      </w:rPr>
    </w:lvl>
    <w:lvl w:ilvl="7" w:tplc="D6840290">
      <w:start w:val="1"/>
      <w:numFmt w:val="bullet"/>
      <w:lvlText w:val="o"/>
      <w:lvlJc w:val="left"/>
      <w:pPr>
        <w:ind w:left="5760" w:hanging="360"/>
      </w:pPr>
      <w:rPr>
        <w:rFonts w:ascii="Courier New" w:hAnsi="Courier New" w:hint="default"/>
      </w:rPr>
    </w:lvl>
    <w:lvl w:ilvl="8" w:tplc="BF8607FA">
      <w:start w:val="1"/>
      <w:numFmt w:val="bullet"/>
      <w:lvlText w:val=""/>
      <w:lvlJc w:val="left"/>
      <w:pPr>
        <w:ind w:left="6480" w:hanging="360"/>
      </w:pPr>
      <w:rPr>
        <w:rFonts w:ascii="Wingdings" w:hAnsi="Wingdings" w:hint="default"/>
      </w:rPr>
    </w:lvl>
  </w:abstractNum>
  <w:abstractNum w:abstractNumId="41" w15:restartNumberingAfterBreak="0">
    <w:nsid w:val="747278AB"/>
    <w:multiLevelType w:val="hybridMultilevel"/>
    <w:tmpl w:val="FFFFFFFF"/>
    <w:lvl w:ilvl="0" w:tplc="97005D72">
      <w:start w:val="1"/>
      <w:numFmt w:val="bullet"/>
      <w:lvlText w:val=""/>
      <w:lvlJc w:val="left"/>
      <w:pPr>
        <w:ind w:left="720" w:hanging="360"/>
      </w:pPr>
      <w:rPr>
        <w:rFonts w:ascii="Symbol" w:hAnsi="Symbol" w:hint="default"/>
      </w:rPr>
    </w:lvl>
    <w:lvl w:ilvl="1" w:tplc="5C324C4E">
      <w:start w:val="1"/>
      <w:numFmt w:val="bullet"/>
      <w:lvlText w:val="o"/>
      <w:lvlJc w:val="left"/>
      <w:pPr>
        <w:ind w:left="1440" w:hanging="360"/>
      </w:pPr>
      <w:rPr>
        <w:rFonts w:ascii="Courier New" w:hAnsi="Courier New" w:hint="default"/>
      </w:rPr>
    </w:lvl>
    <w:lvl w:ilvl="2" w:tplc="E1901088">
      <w:start w:val="1"/>
      <w:numFmt w:val="bullet"/>
      <w:lvlText w:val=""/>
      <w:lvlJc w:val="left"/>
      <w:pPr>
        <w:ind w:left="2160" w:hanging="360"/>
      </w:pPr>
      <w:rPr>
        <w:rFonts w:ascii="Wingdings" w:hAnsi="Wingdings" w:hint="default"/>
      </w:rPr>
    </w:lvl>
    <w:lvl w:ilvl="3" w:tplc="75A6D8B4">
      <w:start w:val="1"/>
      <w:numFmt w:val="bullet"/>
      <w:lvlText w:val=""/>
      <w:lvlJc w:val="left"/>
      <w:pPr>
        <w:ind w:left="2880" w:hanging="360"/>
      </w:pPr>
      <w:rPr>
        <w:rFonts w:ascii="Symbol" w:hAnsi="Symbol" w:hint="default"/>
      </w:rPr>
    </w:lvl>
    <w:lvl w:ilvl="4" w:tplc="FB4AEDD0">
      <w:start w:val="1"/>
      <w:numFmt w:val="bullet"/>
      <w:lvlText w:val="o"/>
      <w:lvlJc w:val="left"/>
      <w:pPr>
        <w:ind w:left="3600" w:hanging="360"/>
      </w:pPr>
      <w:rPr>
        <w:rFonts w:ascii="Courier New" w:hAnsi="Courier New" w:hint="default"/>
      </w:rPr>
    </w:lvl>
    <w:lvl w:ilvl="5" w:tplc="02F81DA8">
      <w:start w:val="1"/>
      <w:numFmt w:val="bullet"/>
      <w:lvlText w:val=""/>
      <w:lvlJc w:val="left"/>
      <w:pPr>
        <w:ind w:left="4320" w:hanging="360"/>
      </w:pPr>
      <w:rPr>
        <w:rFonts w:ascii="Wingdings" w:hAnsi="Wingdings" w:hint="default"/>
      </w:rPr>
    </w:lvl>
    <w:lvl w:ilvl="6" w:tplc="2CF4FF3E">
      <w:start w:val="1"/>
      <w:numFmt w:val="bullet"/>
      <w:lvlText w:val=""/>
      <w:lvlJc w:val="left"/>
      <w:pPr>
        <w:ind w:left="5040" w:hanging="360"/>
      </w:pPr>
      <w:rPr>
        <w:rFonts w:ascii="Symbol" w:hAnsi="Symbol" w:hint="default"/>
      </w:rPr>
    </w:lvl>
    <w:lvl w:ilvl="7" w:tplc="9D7E736E">
      <w:start w:val="1"/>
      <w:numFmt w:val="bullet"/>
      <w:lvlText w:val="o"/>
      <w:lvlJc w:val="left"/>
      <w:pPr>
        <w:ind w:left="5760" w:hanging="360"/>
      </w:pPr>
      <w:rPr>
        <w:rFonts w:ascii="Courier New" w:hAnsi="Courier New" w:hint="default"/>
      </w:rPr>
    </w:lvl>
    <w:lvl w:ilvl="8" w:tplc="AA586E02">
      <w:start w:val="1"/>
      <w:numFmt w:val="bullet"/>
      <w:lvlText w:val=""/>
      <w:lvlJc w:val="left"/>
      <w:pPr>
        <w:ind w:left="6480" w:hanging="360"/>
      </w:pPr>
      <w:rPr>
        <w:rFonts w:ascii="Wingdings" w:hAnsi="Wingdings" w:hint="default"/>
      </w:rPr>
    </w:lvl>
  </w:abstractNum>
  <w:abstractNum w:abstractNumId="42" w15:restartNumberingAfterBreak="0">
    <w:nsid w:val="774610C2"/>
    <w:multiLevelType w:val="hybridMultilevel"/>
    <w:tmpl w:val="09C8AAE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3" w15:restartNumberingAfterBreak="0">
    <w:nsid w:val="779C7A95"/>
    <w:multiLevelType w:val="hybridMultilevel"/>
    <w:tmpl w:val="BBA43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2B2FFD"/>
    <w:multiLevelType w:val="hybridMultilevel"/>
    <w:tmpl w:val="5EE29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572859"/>
    <w:multiLevelType w:val="hybridMultilevel"/>
    <w:tmpl w:val="1BD4EAF8"/>
    <w:lvl w:ilvl="0" w:tplc="B2285B94">
      <w:start w:val="1"/>
      <w:numFmt w:val="decimal"/>
      <w:lvlText w:val="%1."/>
      <w:lvlJc w:val="left"/>
      <w:pPr>
        <w:ind w:left="1020" w:hanging="360"/>
      </w:pPr>
    </w:lvl>
    <w:lvl w:ilvl="1" w:tplc="BED6B264">
      <w:start w:val="1"/>
      <w:numFmt w:val="decimal"/>
      <w:lvlText w:val="%2."/>
      <w:lvlJc w:val="left"/>
      <w:pPr>
        <w:ind w:left="1020" w:hanging="360"/>
      </w:pPr>
    </w:lvl>
    <w:lvl w:ilvl="2" w:tplc="5AD0707E">
      <w:start w:val="1"/>
      <w:numFmt w:val="decimal"/>
      <w:lvlText w:val="%3."/>
      <w:lvlJc w:val="left"/>
      <w:pPr>
        <w:ind w:left="1020" w:hanging="360"/>
      </w:pPr>
    </w:lvl>
    <w:lvl w:ilvl="3" w:tplc="FF5C2F8C">
      <w:start w:val="1"/>
      <w:numFmt w:val="decimal"/>
      <w:lvlText w:val="%4."/>
      <w:lvlJc w:val="left"/>
      <w:pPr>
        <w:ind w:left="1020" w:hanging="360"/>
      </w:pPr>
    </w:lvl>
    <w:lvl w:ilvl="4" w:tplc="81144F7E">
      <w:start w:val="1"/>
      <w:numFmt w:val="decimal"/>
      <w:lvlText w:val="%5."/>
      <w:lvlJc w:val="left"/>
      <w:pPr>
        <w:ind w:left="1020" w:hanging="360"/>
      </w:pPr>
    </w:lvl>
    <w:lvl w:ilvl="5" w:tplc="0670634C">
      <w:start w:val="1"/>
      <w:numFmt w:val="decimal"/>
      <w:lvlText w:val="%6."/>
      <w:lvlJc w:val="left"/>
      <w:pPr>
        <w:ind w:left="1020" w:hanging="360"/>
      </w:pPr>
    </w:lvl>
    <w:lvl w:ilvl="6" w:tplc="E8CC9576">
      <w:start w:val="1"/>
      <w:numFmt w:val="decimal"/>
      <w:lvlText w:val="%7."/>
      <w:lvlJc w:val="left"/>
      <w:pPr>
        <w:ind w:left="1020" w:hanging="360"/>
      </w:pPr>
    </w:lvl>
    <w:lvl w:ilvl="7" w:tplc="349CB35E">
      <w:start w:val="1"/>
      <w:numFmt w:val="decimal"/>
      <w:lvlText w:val="%8."/>
      <w:lvlJc w:val="left"/>
      <w:pPr>
        <w:ind w:left="1020" w:hanging="360"/>
      </w:pPr>
    </w:lvl>
    <w:lvl w:ilvl="8" w:tplc="BE7881C8">
      <w:start w:val="1"/>
      <w:numFmt w:val="decimal"/>
      <w:lvlText w:val="%9."/>
      <w:lvlJc w:val="left"/>
      <w:pPr>
        <w:ind w:left="1020" w:hanging="360"/>
      </w:pPr>
    </w:lvl>
  </w:abstractNum>
  <w:abstractNum w:abstractNumId="46" w15:restartNumberingAfterBreak="0">
    <w:nsid w:val="7F495CB3"/>
    <w:multiLevelType w:val="hybridMultilevel"/>
    <w:tmpl w:val="5AFE2C0A"/>
    <w:lvl w:ilvl="0" w:tplc="C5FC00EA">
      <w:start w:val="5"/>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7" w15:restartNumberingAfterBreak="0">
    <w:nsid w:val="7FB6770A"/>
    <w:multiLevelType w:val="hybridMultilevel"/>
    <w:tmpl w:val="FFFFFFFF"/>
    <w:lvl w:ilvl="0" w:tplc="8BA0F2E2">
      <w:start w:val="1"/>
      <w:numFmt w:val="bullet"/>
      <w:lvlText w:val=""/>
      <w:lvlJc w:val="left"/>
      <w:pPr>
        <w:ind w:left="720" w:hanging="360"/>
      </w:pPr>
      <w:rPr>
        <w:rFonts w:ascii="Symbol" w:hAnsi="Symbol" w:hint="default"/>
      </w:rPr>
    </w:lvl>
    <w:lvl w:ilvl="1" w:tplc="696CC086">
      <w:start w:val="1"/>
      <w:numFmt w:val="bullet"/>
      <w:lvlText w:val="o"/>
      <w:lvlJc w:val="left"/>
      <w:pPr>
        <w:ind w:left="1440" w:hanging="360"/>
      </w:pPr>
      <w:rPr>
        <w:rFonts w:ascii="Courier New" w:hAnsi="Courier New" w:hint="default"/>
      </w:rPr>
    </w:lvl>
    <w:lvl w:ilvl="2" w:tplc="8454F090">
      <w:start w:val="1"/>
      <w:numFmt w:val="bullet"/>
      <w:lvlText w:val=""/>
      <w:lvlJc w:val="left"/>
      <w:pPr>
        <w:ind w:left="2160" w:hanging="360"/>
      </w:pPr>
      <w:rPr>
        <w:rFonts w:ascii="Wingdings" w:hAnsi="Wingdings" w:hint="default"/>
      </w:rPr>
    </w:lvl>
    <w:lvl w:ilvl="3" w:tplc="63D4301E">
      <w:start w:val="1"/>
      <w:numFmt w:val="bullet"/>
      <w:lvlText w:val=""/>
      <w:lvlJc w:val="left"/>
      <w:pPr>
        <w:ind w:left="2880" w:hanging="360"/>
      </w:pPr>
      <w:rPr>
        <w:rFonts w:ascii="Symbol" w:hAnsi="Symbol" w:hint="default"/>
      </w:rPr>
    </w:lvl>
    <w:lvl w:ilvl="4" w:tplc="70DC23A4">
      <w:start w:val="1"/>
      <w:numFmt w:val="bullet"/>
      <w:lvlText w:val="o"/>
      <w:lvlJc w:val="left"/>
      <w:pPr>
        <w:ind w:left="3600" w:hanging="360"/>
      </w:pPr>
      <w:rPr>
        <w:rFonts w:ascii="Courier New" w:hAnsi="Courier New" w:hint="default"/>
      </w:rPr>
    </w:lvl>
    <w:lvl w:ilvl="5" w:tplc="BAC48446">
      <w:start w:val="1"/>
      <w:numFmt w:val="bullet"/>
      <w:lvlText w:val=""/>
      <w:lvlJc w:val="left"/>
      <w:pPr>
        <w:ind w:left="4320" w:hanging="360"/>
      </w:pPr>
      <w:rPr>
        <w:rFonts w:ascii="Wingdings" w:hAnsi="Wingdings" w:hint="default"/>
      </w:rPr>
    </w:lvl>
    <w:lvl w:ilvl="6" w:tplc="D730DE52">
      <w:start w:val="1"/>
      <w:numFmt w:val="bullet"/>
      <w:lvlText w:val=""/>
      <w:lvlJc w:val="left"/>
      <w:pPr>
        <w:ind w:left="5040" w:hanging="360"/>
      </w:pPr>
      <w:rPr>
        <w:rFonts w:ascii="Symbol" w:hAnsi="Symbol" w:hint="default"/>
      </w:rPr>
    </w:lvl>
    <w:lvl w:ilvl="7" w:tplc="A0C2E3CA">
      <w:start w:val="1"/>
      <w:numFmt w:val="bullet"/>
      <w:lvlText w:val="o"/>
      <w:lvlJc w:val="left"/>
      <w:pPr>
        <w:ind w:left="5760" w:hanging="360"/>
      </w:pPr>
      <w:rPr>
        <w:rFonts w:ascii="Courier New" w:hAnsi="Courier New" w:hint="default"/>
      </w:rPr>
    </w:lvl>
    <w:lvl w:ilvl="8" w:tplc="5B0C7824">
      <w:start w:val="1"/>
      <w:numFmt w:val="bullet"/>
      <w:lvlText w:val=""/>
      <w:lvlJc w:val="left"/>
      <w:pPr>
        <w:ind w:left="6480" w:hanging="360"/>
      </w:pPr>
      <w:rPr>
        <w:rFonts w:ascii="Wingdings" w:hAnsi="Wingdings" w:hint="default"/>
      </w:rPr>
    </w:lvl>
  </w:abstractNum>
  <w:num w:numId="1" w16cid:durableId="171385869">
    <w:abstractNumId w:val="6"/>
  </w:num>
  <w:num w:numId="2" w16cid:durableId="1459059179">
    <w:abstractNumId w:val="7"/>
  </w:num>
  <w:num w:numId="3" w16cid:durableId="2106723200">
    <w:abstractNumId w:val="31"/>
  </w:num>
  <w:num w:numId="4" w16cid:durableId="270474363">
    <w:abstractNumId w:val="25"/>
  </w:num>
  <w:num w:numId="5" w16cid:durableId="1409960197">
    <w:abstractNumId w:val="42"/>
  </w:num>
  <w:num w:numId="6" w16cid:durableId="886839170">
    <w:abstractNumId w:val="9"/>
  </w:num>
  <w:num w:numId="7" w16cid:durableId="1222714032">
    <w:abstractNumId w:val="46"/>
  </w:num>
  <w:num w:numId="8" w16cid:durableId="1725831543">
    <w:abstractNumId w:val="37"/>
  </w:num>
  <w:num w:numId="9" w16cid:durableId="733238803">
    <w:abstractNumId w:val="35"/>
  </w:num>
  <w:num w:numId="10" w16cid:durableId="1442044">
    <w:abstractNumId w:val="44"/>
  </w:num>
  <w:num w:numId="11" w16cid:durableId="1790395943">
    <w:abstractNumId w:val="12"/>
  </w:num>
  <w:num w:numId="12" w16cid:durableId="1040125618">
    <w:abstractNumId w:val="3"/>
  </w:num>
  <w:num w:numId="13" w16cid:durableId="253822463">
    <w:abstractNumId w:val="21"/>
  </w:num>
  <w:num w:numId="14" w16cid:durableId="1473249737">
    <w:abstractNumId w:val="11"/>
  </w:num>
  <w:num w:numId="15" w16cid:durableId="442699579">
    <w:abstractNumId w:val="39"/>
  </w:num>
  <w:num w:numId="16" w16cid:durableId="369380301">
    <w:abstractNumId w:val="29"/>
  </w:num>
  <w:num w:numId="17" w16cid:durableId="1816945825">
    <w:abstractNumId w:val="27"/>
  </w:num>
  <w:num w:numId="18" w16cid:durableId="857307765">
    <w:abstractNumId w:val="8"/>
  </w:num>
  <w:num w:numId="19" w16cid:durableId="1755979146">
    <w:abstractNumId w:val="38"/>
  </w:num>
  <w:num w:numId="20" w16cid:durableId="2083552830">
    <w:abstractNumId w:val="32"/>
  </w:num>
  <w:num w:numId="21" w16cid:durableId="1853492269">
    <w:abstractNumId w:val="28"/>
  </w:num>
  <w:num w:numId="22" w16cid:durableId="1683320417">
    <w:abstractNumId w:val="24"/>
  </w:num>
  <w:num w:numId="23" w16cid:durableId="658922999">
    <w:abstractNumId w:val="10"/>
  </w:num>
  <w:num w:numId="24" w16cid:durableId="527986861">
    <w:abstractNumId w:val="13"/>
  </w:num>
  <w:num w:numId="25" w16cid:durableId="1317492270">
    <w:abstractNumId w:val="0"/>
  </w:num>
  <w:num w:numId="26" w16cid:durableId="1582569909">
    <w:abstractNumId w:val="43"/>
  </w:num>
  <w:num w:numId="27" w16cid:durableId="1842507725">
    <w:abstractNumId w:val="33"/>
  </w:num>
  <w:num w:numId="28" w16cid:durableId="2073379735">
    <w:abstractNumId w:val="20"/>
  </w:num>
  <w:num w:numId="29" w16cid:durableId="1732314234">
    <w:abstractNumId w:val="40"/>
  </w:num>
  <w:num w:numId="30" w16cid:durableId="439498977">
    <w:abstractNumId w:val="26"/>
  </w:num>
  <w:num w:numId="31" w16cid:durableId="874537497">
    <w:abstractNumId w:val="5"/>
  </w:num>
  <w:num w:numId="32" w16cid:durableId="1186485956">
    <w:abstractNumId w:val="2"/>
  </w:num>
  <w:num w:numId="33" w16cid:durableId="1405565487">
    <w:abstractNumId w:val="23"/>
  </w:num>
  <w:num w:numId="34" w16cid:durableId="1634172010">
    <w:abstractNumId w:val="47"/>
  </w:num>
  <w:num w:numId="35" w16cid:durableId="834761231">
    <w:abstractNumId w:val="41"/>
  </w:num>
  <w:num w:numId="36" w16cid:durableId="828328715">
    <w:abstractNumId w:val="1"/>
  </w:num>
  <w:num w:numId="37" w16cid:durableId="1958481849">
    <w:abstractNumId w:val="30"/>
  </w:num>
  <w:num w:numId="38" w16cid:durableId="1925213746">
    <w:abstractNumId w:val="4"/>
  </w:num>
  <w:num w:numId="39" w16cid:durableId="233321831">
    <w:abstractNumId w:val="17"/>
  </w:num>
  <w:num w:numId="40" w16cid:durableId="596208165">
    <w:abstractNumId w:val="34"/>
  </w:num>
  <w:num w:numId="41" w16cid:durableId="1604416781">
    <w:abstractNumId w:val="18"/>
  </w:num>
  <w:num w:numId="42" w16cid:durableId="262568750">
    <w:abstractNumId w:val="19"/>
  </w:num>
  <w:num w:numId="43" w16cid:durableId="1454713124">
    <w:abstractNumId w:val="22"/>
  </w:num>
  <w:num w:numId="44" w16cid:durableId="689254962">
    <w:abstractNumId w:val="36"/>
  </w:num>
  <w:num w:numId="45" w16cid:durableId="570387952">
    <w:abstractNumId w:val="16"/>
  </w:num>
  <w:num w:numId="46" w16cid:durableId="866018086">
    <w:abstractNumId w:val="14"/>
  </w:num>
  <w:num w:numId="47" w16cid:durableId="1538159892">
    <w:abstractNumId w:val="15"/>
  </w:num>
  <w:num w:numId="48" w16cid:durableId="990869693">
    <w:abstractNumId w:val="4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islav Dimitrov">
    <w15:presenceInfo w15:providerId="AD" w15:userId="S::Vladislav.Dimitrov@ae.ey.com::75829b10-3be8-4a75-a6e9-06a646bd5ee8"/>
  </w15:person>
  <w15:person w15:author="Laith Mufti">
    <w15:presenceInfo w15:providerId="AD" w15:userId="S::Laith.Mufti@ae.ey.com::e7a0d434-601c-4e7c-b03c-5786676fb3ae"/>
  </w15:person>
  <w15:person w15:author="Muhammad Talli">
    <w15:presenceInfo w15:providerId="AD" w15:userId="S::Muhammad.Talli@jo.ey.com::8f5cbda1-b569-497a-8b61-a0b1f90d6e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D0E"/>
    <w:rsid w:val="000003C7"/>
    <w:rsid w:val="000028C0"/>
    <w:rsid w:val="00003042"/>
    <w:rsid w:val="00003955"/>
    <w:rsid w:val="000044CF"/>
    <w:rsid w:val="00004557"/>
    <w:rsid w:val="0000598A"/>
    <w:rsid w:val="000104DF"/>
    <w:rsid w:val="00010AA5"/>
    <w:rsid w:val="0001189C"/>
    <w:rsid w:val="00013260"/>
    <w:rsid w:val="00013AF1"/>
    <w:rsid w:val="0001420D"/>
    <w:rsid w:val="000148B5"/>
    <w:rsid w:val="00014D6E"/>
    <w:rsid w:val="00015CE7"/>
    <w:rsid w:val="00016F56"/>
    <w:rsid w:val="00017BFD"/>
    <w:rsid w:val="00020747"/>
    <w:rsid w:val="00022725"/>
    <w:rsid w:val="00023505"/>
    <w:rsid w:val="000239EC"/>
    <w:rsid w:val="000265D8"/>
    <w:rsid w:val="00026F1C"/>
    <w:rsid w:val="000314D3"/>
    <w:rsid w:val="00031A29"/>
    <w:rsid w:val="00032D11"/>
    <w:rsid w:val="000339EB"/>
    <w:rsid w:val="000340DA"/>
    <w:rsid w:val="000357B8"/>
    <w:rsid w:val="00035C40"/>
    <w:rsid w:val="000400F3"/>
    <w:rsid w:val="00042544"/>
    <w:rsid w:val="000446C5"/>
    <w:rsid w:val="0004641E"/>
    <w:rsid w:val="00046499"/>
    <w:rsid w:val="00046A6E"/>
    <w:rsid w:val="0005174D"/>
    <w:rsid w:val="00056134"/>
    <w:rsid w:val="00056BF4"/>
    <w:rsid w:val="00057D74"/>
    <w:rsid w:val="00061876"/>
    <w:rsid w:val="000623BF"/>
    <w:rsid w:val="000647CA"/>
    <w:rsid w:val="0006599F"/>
    <w:rsid w:val="00065B91"/>
    <w:rsid w:val="0007219A"/>
    <w:rsid w:val="0007243E"/>
    <w:rsid w:val="00072795"/>
    <w:rsid w:val="00073B62"/>
    <w:rsid w:val="0007453B"/>
    <w:rsid w:val="00074BD0"/>
    <w:rsid w:val="0008128A"/>
    <w:rsid w:val="00081455"/>
    <w:rsid w:val="00083233"/>
    <w:rsid w:val="0008730D"/>
    <w:rsid w:val="00093078"/>
    <w:rsid w:val="0009427E"/>
    <w:rsid w:val="0009454F"/>
    <w:rsid w:val="000948E3"/>
    <w:rsid w:val="000969DA"/>
    <w:rsid w:val="000A119B"/>
    <w:rsid w:val="000A11DF"/>
    <w:rsid w:val="000A13CA"/>
    <w:rsid w:val="000A1B0D"/>
    <w:rsid w:val="000A2565"/>
    <w:rsid w:val="000A3651"/>
    <w:rsid w:val="000A55E5"/>
    <w:rsid w:val="000A641D"/>
    <w:rsid w:val="000A6B3D"/>
    <w:rsid w:val="000A76D4"/>
    <w:rsid w:val="000B12DB"/>
    <w:rsid w:val="000B429E"/>
    <w:rsid w:val="000B43B4"/>
    <w:rsid w:val="000B54C3"/>
    <w:rsid w:val="000B5608"/>
    <w:rsid w:val="000B6EE5"/>
    <w:rsid w:val="000C1560"/>
    <w:rsid w:val="000C3374"/>
    <w:rsid w:val="000C3652"/>
    <w:rsid w:val="000C5092"/>
    <w:rsid w:val="000D11FC"/>
    <w:rsid w:val="000D19BC"/>
    <w:rsid w:val="000D20D3"/>
    <w:rsid w:val="000D2674"/>
    <w:rsid w:val="000D339A"/>
    <w:rsid w:val="000D3C18"/>
    <w:rsid w:val="000D6B8F"/>
    <w:rsid w:val="000D7A65"/>
    <w:rsid w:val="000E115A"/>
    <w:rsid w:val="000E3248"/>
    <w:rsid w:val="000E3A08"/>
    <w:rsid w:val="000F2885"/>
    <w:rsid w:val="000F6B21"/>
    <w:rsid w:val="00101DBE"/>
    <w:rsid w:val="001048D7"/>
    <w:rsid w:val="001100A4"/>
    <w:rsid w:val="001105B6"/>
    <w:rsid w:val="001112E6"/>
    <w:rsid w:val="00111E77"/>
    <w:rsid w:val="001126F6"/>
    <w:rsid w:val="00112907"/>
    <w:rsid w:val="00112FAA"/>
    <w:rsid w:val="001137FC"/>
    <w:rsid w:val="00113CCA"/>
    <w:rsid w:val="00114AE8"/>
    <w:rsid w:val="00116A9A"/>
    <w:rsid w:val="00120684"/>
    <w:rsid w:val="0012118C"/>
    <w:rsid w:val="0012180A"/>
    <w:rsid w:val="001253EC"/>
    <w:rsid w:val="001262B0"/>
    <w:rsid w:val="001304AF"/>
    <w:rsid w:val="00130943"/>
    <w:rsid w:val="00131E42"/>
    <w:rsid w:val="001324FC"/>
    <w:rsid w:val="00133275"/>
    <w:rsid w:val="001355D7"/>
    <w:rsid w:val="00135AFA"/>
    <w:rsid w:val="00140112"/>
    <w:rsid w:val="00141D93"/>
    <w:rsid w:val="00142CC0"/>
    <w:rsid w:val="00145037"/>
    <w:rsid w:val="001458CF"/>
    <w:rsid w:val="00146AD3"/>
    <w:rsid w:val="00146F59"/>
    <w:rsid w:val="0015050F"/>
    <w:rsid w:val="00154F23"/>
    <w:rsid w:val="001560E3"/>
    <w:rsid w:val="00157670"/>
    <w:rsid w:val="00157D26"/>
    <w:rsid w:val="001616F5"/>
    <w:rsid w:val="00163C4F"/>
    <w:rsid w:val="00164C63"/>
    <w:rsid w:val="001659A3"/>
    <w:rsid w:val="00165D48"/>
    <w:rsid w:val="00166983"/>
    <w:rsid w:val="00167737"/>
    <w:rsid w:val="001709C0"/>
    <w:rsid w:val="0017386C"/>
    <w:rsid w:val="0017426D"/>
    <w:rsid w:val="001747D4"/>
    <w:rsid w:val="00176D2F"/>
    <w:rsid w:val="00176D98"/>
    <w:rsid w:val="00176E19"/>
    <w:rsid w:val="00177466"/>
    <w:rsid w:val="0017794F"/>
    <w:rsid w:val="00180CB9"/>
    <w:rsid w:val="00181C53"/>
    <w:rsid w:val="00181F40"/>
    <w:rsid w:val="001845C2"/>
    <w:rsid w:val="00184DC8"/>
    <w:rsid w:val="00185DB4"/>
    <w:rsid w:val="00187488"/>
    <w:rsid w:val="001926A3"/>
    <w:rsid w:val="00193603"/>
    <w:rsid w:val="001936BF"/>
    <w:rsid w:val="0019389A"/>
    <w:rsid w:val="001A097F"/>
    <w:rsid w:val="001A26C5"/>
    <w:rsid w:val="001A3A7C"/>
    <w:rsid w:val="001A3BBF"/>
    <w:rsid w:val="001A3F92"/>
    <w:rsid w:val="001A4672"/>
    <w:rsid w:val="001A50C3"/>
    <w:rsid w:val="001A5220"/>
    <w:rsid w:val="001A5CA4"/>
    <w:rsid w:val="001A5DC6"/>
    <w:rsid w:val="001A65B1"/>
    <w:rsid w:val="001B0067"/>
    <w:rsid w:val="001B0CE0"/>
    <w:rsid w:val="001B1B4A"/>
    <w:rsid w:val="001B28A6"/>
    <w:rsid w:val="001B300B"/>
    <w:rsid w:val="001B393F"/>
    <w:rsid w:val="001B41DF"/>
    <w:rsid w:val="001B57E5"/>
    <w:rsid w:val="001B67F8"/>
    <w:rsid w:val="001B6A13"/>
    <w:rsid w:val="001B79E8"/>
    <w:rsid w:val="001C1499"/>
    <w:rsid w:val="001C4CE1"/>
    <w:rsid w:val="001C5360"/>
    <w:rsid w:val="001C7C59"/>
    <w:rsid w:val="001D1411"/>
    <w:rsid w:val="001D1AB5"/>
    <w:rsid w:val="001D2181"/>
    <w:rsid w:val="001D25C9"/>
    <w:rsid w:val="001D42F5"/>
    <w:rsid w:val="001D52C2"/>
    <w:rsid w:val="001D5616"/>
    <w:rsid w:val="001D6B7A"/>
    <w:rsid w:val="001E05D6"/>
    <w:rsid w:val="001E0A73"/>
    <w:rsid w:val="001E45B6"/>
    <w:rsid w:val="001E535C"/>
    <w:rsid w:val="001E5A97"/>
    <w:rsid w:val="001E5B00"/>
    <w:rsid w:val="001F0AF8"/>
    <w:rsid w:val="001F0CB4"/>
    <w:rsid w:val="001F26BF"/>
    <w:rsid w:val="001F30EA"/>
    <w:rsid w:val="001F6C71"/>
    <w:rsid w:val="00201856"/>
    <w:rsid w:val="002029B3"/>
    <w:rsid w:val="00203E87"/>
    <w:rsid w:val="00206623"/>
    <w:rsid w:val="0020720E"/>
    <w:rsid w:val="002123EE"/>
    <w:rsid w:val="00214B31"/>
    <w:rsid w:val="002163D3"/>
    <w:rsid w:val="00216590"/>
    <w:rsid w:val="0021673B"/>
    <w:rsid w:val="0021942C"/>
    <w:rsid w:val="00224283"/>
    <w:rsid w:val="002243F7"/>
    <w:rsid w:val="0022929A"/>
    <w:rsid w:val="0023019C"/>
    <w:rsid w:val="00230CE4"/>
    <w:rsid w:val="00231936"/>
    <w:rsid w:val="00231E26"/>
    <w:rsid w:val="002338DF"/>
    <w:rsid w:val="00234BD6"/>
    <w:rsid w:val="00234DCE"/>
    <w:rsid w:val="00235AA4"/>
    <w:rsid w:val="00236549"/>
    <w:rsid w:val="0023776C"/>
    <w:rsid w:val="0024098C"/>
    <w:rsid w:val="00240F31"/>
    <w:rsid w:val="002429D1"/>
    <w:rsid w:val="00242DBF"/>
    <w:rsid w:val="002434AF"/>
    <w:rsid w:val="00244BDC"/>
    <w:rsid w:val="00244E9E"/>
    <w:rsid w:val="00244EDC"/>
    <w:rsid w:val="00246C92"/>
    <w:rsid w:val="00250A6E"/>
    <w:rsid w:val="00250AE9"/>
    <w:rsid w:val="00251A3A"/>
    <w:rsid w:val="00252C48"/>
    <w:rsid w:val="00253EED"/>
    <w:rsid w:val="00254546"/>
    <w:rsid w:val="002561E8"/>
    <w:rsid w:val="002568B6"/>
    <w:rsid w:val="00257661"/>
    <w:rsid w:val="00261067"/>
    <w:rsid w:val="0026112C"/>
    <w:rsid w:val="002615C2"/>
    <w:rsid w:val="00261DA8"/>
    <w:rsid w:val="00262110"/>
    <w:rsid w:val="0026383D"/>
    <w:rsid w:val="00266E00"/>
    <w:rsid w:val="002704DE"/>
    <w:rsid w:val="00270C80"/>
    <w:rsid w:val="002720E7"/>
    <w:rsid w:val="002723F5"/>
    <w:rsid w:val="0027272B"/>
    <w:rsid w:val="00273A7E"/>
    <w:rsid w:val="00273DB7"/>
    <w:rsid w:val="00273E70"/>
    <w:rsid w:val="0027419C"/>
    <w:rsid w:val="00274A82"/>
    <w:rsid w:val="00275CEE"/>
    <w:rsid w:val="002760E8"/>
    <w:rsid w:val="0027620F"/>
    <w:rsid w:val="00276CF6"/>
    <w:rsid w:val="00276CFE"/>
    <w:rsid w:val="00283D30"/>
    <w:rsid w:val="002857A4"/>
    <w:rsid w:val="00287326"/>
    <w:rsid w:val="00290800"/>
    <w:rsid w:val="00291899"/>
    <w:rsid w:val="00292575"/>
    <w:rsid w:val="00292CD1"/>
    <w:rsid w:val="002951E0"/>
    <w:rsid w:val="002966CC"/>
    <w:rsid w:val="0029671E"/>
    <w:rsid w:val="00296C60"/>
    <w:rsid w:val="0029733F"/>
    <w:rsid w:val="002A080C"/>
    <w:rsid w:val="002A1C6B"/>
    <w:rsid w:val="002A3C10"/>
    <w:rsid w:val="002A52B7"/>
    <w:rsid w:val="002A562A"/>
    <w:rsid w:val="002A6937"/>
    <w:rsid w:val="002A7399"/>
    <w:rsid w:val="002A7948"/>
    <w:rsid w:val="002A7F09"/>
    <w:rsid w:val="002B05EF"/>
    <w:rsid w:val="002B28DB"/>
    <w:rsid w:val="002B3488"/>
    <w:rsid w:val="002B5D3D"/>
    <w:rsid w:val="002C045D"/>
    <w:rsid w:val="002C051D"/>
    <w:rsid w:val="002C0B76"/>
    <w:rsid w:val="002C12F0"/>
    <w:rsid w:val="002C6689"/>
    <w:rsid w:val="002C689D"/>
    <w:rsid w:val="002C77C7"/>
    <w:rsid w:val="002D207E"/>
    <w:rsid w:val="002D215B"/>
    <w:rsid w:val="002D4D2E"/>
    <w:rsid w:val="002D6E1A"/>
    <w:rsid w:val="002D7647"/>
    <w:rsid w:val="002D7DBC"/>
    <w:rsid w:val="002E0898"/>
    <w:rsid w:val="002E521A"/>
    <w:rsid w:val="002E52E6"/>
    <w:rsid w:val="002E57F5"/>
    <w:rsid w:val="002E7A1C"/>
    <w:rsid w:val="002F106E"/>
    <w:rsid w:val="002F4F5C"/>
    <w:rsid w:val="002F58DE"/>
    <w:rsid w:val="002F5C2F"/>
    <w:rsid w:val="003001B4"/>
    <w:rsid w:val="00300920"/>
    <w:rsid w:val="00300F4C"/>
    <w:rsid w:val="00301838"/>
    <w:rsid w:val="003023CA"/>
    <w:rsid w:val="0031008F"/>
    <w:rsid w:val="00311C21"/>
    <w:rsid w:val="00314609"/>
    <w:rsid w:val="0031701E"/>
    <w:rsid w:val="00320635"/>
    <w:rsid w:val="00321B62"/>
    <w:rsid w:val="00322859"/>
    <w:rsid w:val="00323469"/>
    <w:rsid w:val="00323DD8"/>
    <w:rsid w:val="00323EBF"/>
    <w:rsid w:val="00324D24"/>
    <w:rsid w:val="003256B3"/>
    <w:rsid w:val="00326859"/>
    <w:rsid w:val="003307D2"/>
    <w:rsid w:val="0033161F"/>
    <w:rsid w:val="00331BBA"/>
    <w:rsid w:val="0033555D"/>
    <w:rsid w:val="00335828"/>
    <w:rsid w:val="00337D3A"/>
    <w:rsid w:val="00340A56"/>
    <w:rsid w:val="00341686"/>
    <w:rsid w:val="00342874"/>
    <w:rsid w:val="00343F78"/>
    <w:rsid w:val="003462CC"/>
    <w:rsid w:val="0034710A"/>
    <w:rsid w:val="003476AF"/>
    <w:rsid w:val="00347AE2"/>
    <w:rsid w:val="00353F53"/>
    <w:rsid w:val="00355433"/>
    <w:rsid w:val="0035675E"/>
    <w:rsid w:val="003573FA"/>
    <w:rsid w:val="00360141"/>
    <w:rsid w:val="0036068C"/>
    <w:rsid w:val="00362549"/>
    <w:rsid w:val="00364841"/>
    <w:rsid w:val="0036548D"/>
    <w:rsid w:val="0036567D"/>
    <w:rsid w:val="003658BA"/>
    <w:rsid w:val="00367552"/>
    <w:rsid w:val="00370732"/>
    <w:rsid w:val="003708A6"/>
    <w:rsid w:val="00372342"/>
    <w:rsid w:val="00373062"/>
    <w:rsid w:val="00373421"/>
    <w:rsid w:val="003738DD"/>
    <w:rsid w:val="00373A65"/>
    <w:rsid w:val="00374604"/>
    <w:rsid w:val="00380B6F"/>
    <w:rsid w:val="00381100"/>
    <w:rsid w:val="00383CBE"/>
    <w:rsid w:val="003847ED"/>
    <w:rsid w:val="00385C47"/>
    <w:rsid w:val="0038644B"/>
    <w:rsid w:val="00386BE8"/>
    <w:rsid w:val="003873EC"/>
    <w:rsid w:val="00390996"/>
    <w:rsid w:val="00392B6B"/>
    <w:rsid w:val="00392FBB"/>
    <w:rsid w:val="00393334"/>
    <w:rsid w:val="00394C38"/>
    <w:rsid w:val="00396963"/>
    <w:rsid w:val="003973D1"/>
    <w:rsid w:val="003A1B44"/>
    <w:rsid w:val="003A32DF"/>
    <w:rsid w:val="003A36C9"/>
    <w:rsid w:val="003A440A"/>
    <w:rsid w:val="003A4D44"/>
    <w:rsid w:val="003A50D0"/>
    <w:rsid w:val="003A69E2"/>
    <w:rsid w:val="003A7075"/>
    <w:rsid w:val="003A7C77"/>
    <w:rsid w:val="003B4C60"/>
    <w:rsid w:val="003B68DA"/>
    <w:rsid w:val="003C1EC7"/>
    <w:rsid w:val="003C3B0E"/>
    <w:rsid w:val="003C413B"/>
    <w:rsid w:val="003C5EA5"/>
    <w:rsid w:val="003C6D06"/>
    <w:rsid w:val="003D3A81"/>
    <w:rsid w:val="003D4675"/>
    <w:rsid w:val="003D4AB6"/>
    <w:rsid w:val="003D4FE6"/>
    <w:rsid w:val="003D5435"/>
    <w:rsid w:val="003D692B"/>
    <w:rsid w:val="003D6DF7"/>
    <w:rsid w:val="003D7084"/>
    <w:rsid w:val="003D716F"/>
    <w:rsid w:val="003D784E"/>
    <w:rsid w:val="003E0298"/>
    <w:rsid w:val="003E141E"/>
    <w:rsid w:val="003E1796"/>
    <w:rsid w:val="003E5357"/>
    <w:rsid w:val="003E5F0D"/>
    <w:rsid w:val="003E61F5"/>
    <w:rsid w:val="003E6CEA"/>
    <w:rsid w:val="003E7E24"/>
    <w:rsid w:val="003F2F6F"/>
    <w:rsid w:val="003F3A84"/>
    <w:rsid w:val="003F4142"/>
    <w:rsid w:val="003F41DB"/>
    <w:rsid w:val="003F60B8"/>
    <w:rsid w:val="004003CF"/>
    <w:rsid w:val="00401375"/>
    <w:rsid w:val="004016E4"/>
    <w:rsid w:val="00402D8F"/>
    <w:rsid w:val="00410D87"/>
    <w:rsid w:val="00410EC1"/>
    <w:rsid w:val="00412E74"/>
    <w:rsid w:val="004132E7"/>
    <w:rsid w:val="00413365"/>
    <w:rsid w:val="004141AA"/>
    <w:rsid w:val="00414A27"/>
    <w:rsid w:val="00414F76"/>
    <w:rsid w:val="004159DA"/>
    <w:rsid w:val="0042007F"/>
    <w:rsid w:val="004222FC"/>
    <w:rsid w:val="00422C94"/>
    <w:rsid w:val="0042308C"/>
    <w:rsid w:val="00433784"/>
    <w:rsid w:val="00433C2D"/>
    <w:rsid w:val="00434CF6"/>
    <w:rsid w:val="004367D7"/>
    <w:rsid w:val="004375BE"/>
    <w:rsid w:val="004413BF"/>
    <w:rsid w:val="00443137"/>
    <w:rsid w:val="00443204"/>
    <w:rsid w:val="00444072"/>
    <w:rsid w:val="0044520B"/>
    <w:rsid w:val="00447FB1"/>
    <w:rsid w:val="00450AFC"/>
    <w:rsid w:val="00451135"/>
    <w:rsid w:val="004530EA"/>
    <w:rsid w:val="00453AC8"/>
    <w:rsid w:val="00454461"/>
    <w:rsid w:val="004546FA"/>
    <w:rsid w:val="004551DB"/>
    <w:rsid w:val="00455DE4"/>
    <w:rsid w:val="00455EF6"/>
    <w:rsid w:val="00457A2D"/>
    <w:rsid w:val="00461123"/>
    <w:rsid w:val="004619FA"/>
    <w:rsid w:val="004651DF"/>
    <w:rsid w:val="0046639F"/>
    <w:rsid w:val="004719DB"/>
    <w:rsid w:val="004728BC"/>
    <w:rsid w:val="00473B73"/>
    <w:rsid w:val="00474140"/>
    <w:rsid w:val="00474492"/>
    <w:rsid w:val="00475ECC"/>
    <w:rsid w:val="0048174E"/>
    <w:rsid w:val="00481E4D"/>
    <w:rsid w:val="004827DA"/>
    <w:rsid w:val="004830ED"/>
    <w:rsid w:val="00483E01"/>
    <w:rsid w:val="00485904"/>
    <w:rsid w:val="00486567"/>
    <w:rsid w:val="00490F07"/>
    <w:rsid w:val="00493A13"/>
    <w:rsid w:val="004948F8"/>
    <w:rsid w:val="0049583E"/>
    <w:rsid w:val="00496579"/>
    <w:rsid w:val="004976C6"/>
    <w:rsid w:val="00497777"/>
    <w:rsid w:val="004A0FA4"/>
    <w:rsid w:val="004A4893"/>
    <w:rsid w:val="004A56A1"/>
    <w:rsid w:val="004A58E0"/>
    <w:rsid w:val="004A6225"/>
    <w:rsid w:val="004A7FCE"/>
    <w:rsid w:val="004B0D5B"/>
    <w:rsid w:val="004B10EA"/>
    <w:rsid w:val="004B5DB4"/>
    <w:rsid w:val="004C0A67"/>
    <w:rsid w:val="004C0F67"/>
    <w:rsid w:val="004C3234"/>
    <w:rsid w:val="004C36B0"/>
    <w:rsid w:val="004C5084"/>
    <w:rsid w:val="004C5754"/>
    <w:rsid w:val="004D1AB4"/>
    <w:rsid w:val="004D2F8D"/>
    <w:rsid w:val="004D30C5"/>
    <w:rsid w:val="004D3631"/>
    <w:rsid w:val="004D3ADD"/>
    <w:rsid w:val="004D3E2D"/>
    <w:rsid w:val="004D3FA9"/>
    <w:rsid w:val="004D70CE"/>
    <w:rsid w:val="004E2DEB"/>
    <w:rsid w:val="004E4D7E"/>
    <w:rsid w:val="004E5C65"/>
    <w:rsid w:val="004F41AF"/>
    <w:rsid w:val="004F73E4"/>
    <w:rsid w:val="004F7DDF"/>
    <w:rsid w:val="0050069C"/>
    <w:rsid w:val="005008E8"/>
    <w:rsid w:val="00501689"/>
    <w:rsid w:val="005021A0"/>
    <w:rsid w:val="00502E34"/>
    <w:rsid w:val="005068B9"/>
    <w:rsid w:val="00507B3B"/>
    <w:rsid w:val="0051269F"/>
    <w:rsid w:val="0051289C"/>
    <w:rsid w:val="00512939"/>
    <w:rsid w:val="00512F5C"/>
    <w:rsid w:val="00514E63"/>
    <w:rsid w:val="00515753"/>
    <w:rsid w:val="00515EFA"/>
    <w:rsid w:val="0051645B"/>
    <w:rsid w:val="00516784"/>
    <w:rsid w:val="0051707E"/>
    <w:rsid w:val="005170FC"/>
    <w:rsid w:val="0051731F"/>
    <w:rsid w:val="005178E5"/>
    <w:rsid w:val="005221D6"/>
    <w:rsid w:val="00522772"/>
    <w:rsid w:val="00524C36"/>
    <w:rsid w:val="00524F08"/>
    <w:rsid w:val="00524FDC"/>
    <w:rsid w:val="005341E8"/>
    <w:rsid w:val="00534A1D"/>
    <w:rsid w:val="00535E9D"/>
    <w:rsid w:val="0053640A"/>
    <w:rsid w:val="00536967"/>
    <w:rsid w:val="0053780A"/>
    <w:rsid w:val="00537A54"/>
    <w:rsid w:val="005402C3"/>
    <w:rsid w:val="00540C90"/>
    <w:rsid w:val="00541211"/>
    <w:rsid w:val="0054417B"/>
    <w:rsid w:val="00544B68"/>
    <w:rsid w:val="00544F63"/>
    <w:rsid w:val="00546FC2"/>
    <w:rsid w:val="00547C02"/>
    <w:rsid w:val="005512CB"/>
    <w:rsid w:val="00551315"/>
    <w:rsid w:val="005516AA"/>
    <w:rsid w:val="00552538"/>
    <w:rsid w:val="00552C97"/>
    <w:rsid w:val="005541CB"/>
    <w:rsid w:val="005556BA"/>
    <w:rsid w:val="00556EDF"/>
    <w:rsid w:val="005573B9"/>
    <w:rsid w:val="00560C86"/>
    <w:rsid w:val="0056485A"/>
    <w:rsid w:val="00571385"/>
    <w:rsid w:val="00571751"/>
    <w:rsid w:val="005727E2"/>
    <w:rsid w:val="005746AB"/>
    <w:rsid w:val="00575722"/>
    <w:rsid w:val="0057627D"/>
    <w:rsid w:val="00576287"/>
    <w:rsid w:val="00576462"/>
    <w:rsid w:val="0057694A"/>
    <w:rsid w:val="00577653"/>
    <w:rsid w:val="00580107"/>
    <w:rsid w:val="005809C6"/>
    <w:rsid w:val="00580AF6"/>
    <w:rsid w:val="00581411"/>
    <w:rsid w:val="00582054"/>
    <w:rsid w:val="0058341F"/>
    <w:rsid w:val="005871C8"/>
    <w:rsid w:val="00587761"/>
    <w:rsid w:val="005900AD"/>
    <w:rsid w:val="005910C8"/>
    <w:rsid w:val="00592740"/>
    <w:rsid w:val="005929D6"/>
    <w:rsid w:val="00595F98"/>
    <w:rsid w:val="0059636B"/>
    <w:rsid w:val="005977CD"/>
    <w:rsid w:val="005A06A0"/>
    <w:rsid w:val="005A0F34"/>
    <w:rsid w:val="005A2357"/>
    <w:rsid w:val="005A4E9B"/>
    <w:rsid w:val="005A59E1"/>
    <w:rsid w:val="005A656C"/>
    <w:rsid w:val="005B0914"/>
    <w:rsid w:val="005B3373"/>
    <w:rsid w:val="005B3D30"/>
    <w:rsid w:val="005B5982"/>
    <w:rsid w:val="005B73FD"/>
    <w:rsid w:val="005C2931"/>
    <w:rsid w:val="005C500E"/>
    <w:rsid w:val="005C501F"/>
    <w:rsid w:val="005C53AA"/>
    <w:rsid w:val="005C5E28"/>
    <w:rsid w:val="005C782B"/>
    <w:rsid w:val="005C7F7D"/>
    <w:rsid w:val="005D06CB"/>
    <w:rsid w:val="005D085C"/>
    <w:rsid w:val="005D0B79"/>
    <w:rsid w:val="005D0DAC"/>
    <w:rsid w:val="005D1227"/>
    <w:rsid w:val="005D27C5"/>
    <w:rsid w:val="005D5D55"/>
    <w:rsid w:val="005D6681"/>
    <w:rsid w:val="005D6682"/>
    <w:rsid w:val="005D72F8"/>
    <w:rsid w:val="005D767D"/>
    <w:rsid w:val="005D7E48"/>
    <w:rsid w:val="005E1839"/>
    <w:rsid w:val="005E3770"/>
    <w:rsid w:val="005E37B0"/>
    <w:rsid w:val="005E436D"/>
    <w:rsid w:val="005E43DD"/>
    <w:rsid w:val="005E454F"/>
    <w:rsid w:val="005F0AAD"/>
    <w:rsid w:val="005F1402"/>
    <w:rsid w:val="005F2C9F"/>
    <w:rsid w:val="005F381B"/>
    <w:rsid w:val="005F46CF"/>
    <w:rsid w:val="005F515B"/>
    <w:rsid w:val="005F5E93"/>
    <w:rsid w:val="005F71D7"/>
    <w:rsid w:val="00601792"/>
    <w:rsid w:val="00601E34"/>
    <w:rsid w:val="00603BBE"/>
    <w:rsid w:val="00605155"/>
    <w:rsid w:val="00606511"/>
    <w:rsid w:val="00610759"/>
    <w:rsid w:val="0061204F"/>
    <w:rsid w:val="00612482"/>
    <w:rsid w:val="00613796"/>
    <w:rsid w:val="00614276"/>
    <w:rsid w:val="00614FAD"/>
    <w:rsid w:val="00621707"/>
    <w:rsid w:val="00622A89"/>
    <w:rsid w:val="00623614"/>
    <w:rsid w:val="00624112"/>
    <w:rsid w:val="00625C19"/>
    <w:rsid w:val="00627F70"/>
    <w:rsid w:val="00632279"/>
    <w:rsid w:val="00632E39"/>
    <w:rsid w:val="0063327F"/>
    <w:rsid w:val="00636A3A"/>
    <w:rsid w:val="00637865"/>
    <w:rsid w:val="00640C2C"/>
    <w:rsid w:val="00640E8E"/>
    <w:rsid w:val="00641141"/>
    <w:rsid w:val="006420AD"/>
    <w:rsid w:val="00642141"/>
    <w:rsid w:val="00644497"/>
    <w:rsid w:val="00644B75"/>
    <w:rsid w:val="00647023"/>
    <w:rsid w:val="006565DE"/>
    <w:rsid w:val="00662182"/>
    <w:rsid w:val="00664C23"/>
    <w:rsid w:val="00665207"/>
    <w:rsid w:val="0066574A"/>
    <w:rsid w:val="00667005"/>
    <w:rsid w:val="006736F5"/>
    <w:rsid w:val="00673D06"/>
    <w:rsid w:val="00673F6B"/>
    <w:rsid w:val="00674293"/>
    <w:rsid w:val="00675716"/>
    <w:rsid w:val="00675746"/>
    <w:rsid w:val="00677560"/>
    <w:rsid w:val="00680D45"/>
    <w:rsid w:val="0068176B"/>
    <w:rsid w:val="00682F52"/>
    <w:rsid w:val="00682FF7"/>
    <w:rsid w:val="00683271"/>
    <w:rsid w:val="00686B08"/>
    <w:rsid w:val="006903F5"/>
    <w:rsid w:val="00690A24"/>
    <w:rsid w:val="00691B5F"/>
    <w:rsid w:val="00693DAE"/>
    <w:rsid w:val="006943A7"/>
    <w:rsid w:val="00694DFB"/>
    <w:rsid w:val="00695C5B"/>
    <w:rsid w:val="006A27E9"/>
    <w:rsid w:val="006A4A85"/>
    <w:rsid w:val="006A5FE9"/>
    <w:rsid w:val="006A6644"/>
    <w:rsid w:val="006A755B"/>
    <w:rsid w:val="006A7D58"/>
    <w:rsid w:val="006B1EFD"/>
    <w:rsid w:val="006B3BFE"/>
    <w:rsid w:val="006B4BA0"/>
    <w:rsid w:val="006B5EBE"/>
    <w:rsid w:val="006B6C74"/>
    <w:rsid w:val="006C1B08"/>
    <w:rsid w:val="006C2FCE"/>
    <w:rsid w:val="006C361F"/>
    <w:rsid w:val="006C561A"/>
    <w:rsid w:val="006C7C5D"/>
    <w:rsid w:val="006D0738"/>
    <w:rsid w:val="006D22EF"/>
    <w:rsid w:val="006D3AEC"/>
    <w:rsid w:val="006D3BDF"/>
    <w:rsid w:val="006D3C87"/>
    <w:rsid w:val="006E0EC4"/>
    <w:rsid w:val="006E1389"/>
    <w:rsid w:val="006E22D0"/>
    <w:rsid w:val="006E2756"/>
    <w:rsid w:val="006E454A"/>
    <w:rsid w:val="006E45E7"/>
    <w:rsid w:val="006E5B30"/>
    <w:rsid w:val="006E6F17"/>
    <w:rsid w:val="006E7CE7"/>
    <w:rsid w:val="006F0A99"/>
    <w:rsid w:val="006F1711"/>
    <w:rsid w:val="006F2014"/>
    <w:rsid w:val="006F6D88"/>
    <w:rsid w:val="006F75C2"/>
    <w:rsid w:val="0070065E"/>
    <w:rsid w:val="00701262"/>
    <w:rsid w:val="00702B49"/>
    <w:rsid w:val="00703471"/>
    <w:rsid w:val="00707A54"/>
    <w:rsid w:val="00707E7A"/>
    <w:rsid w:val="00707FF5"/>
    <w:rsid w:val="00712C6F"/>
    <w:rsid w:val="00714058"/>
    <w:rsid w:val="00714B93"/>
    <w:rsid w:val="00717754"/>
    <w:rsid w:val="0072051E"/>
    <w:rsid w:val="00720B24"/>
    <w:rsid w:val="007225CF"/>
    <w:rsid w:val="00722D19"/>
    <w:rsid w:val="0072385D"/>
    <w:rsid w:val="00724470"/>
    <w:rsid w:val="00726547"/>
    <w:rsid w:val="00727810"/>
    <w:rsid w:val="0073012E"/>
    <w:rsid w:val="007304FC"/>
    <w:rsid w:val="00731D48"/>
    <w:rsid w:val="00733A88"/>
    <w:rsid w:val="00733BE4"/>
    <w:rsid w:val="00733F25"/>
    <w:rsid w:val="00736B47"/>
    <w:rsid w:val="007371AE"/>
    <w:rsid w:val="00737EF8"/>
    <w:rsid w:val="00737FE9"/>
    <w:rsid w:val="00740002"/>
    <w:rsid w:val="007401CD"/>
    <w:rsid w:val="00740384"/>
    <w:rsid w:val="00742474"/>
    <w:rsid w:val="00744A54"/>
    <w:rsid w:val="00746B70"/>
    <w:rsid w:val="0074729B"/>
    <w:rsid w:val="007476C7"/>
    <w:rsid w:val="007514E2"/>
    <w:rsid w:val="00752579"/>
    <w:rsid w:val="007554A9"/>
    <w:rsid w:val="007556DF"/>
    <w:rsid w:val="0075618C"/>
    <w:rsid w:val="007578E9"/>
    <w:rsid w:val="00757FDF"/>
    <w:rsid w:val="0076081B"/>
    <w:rsid w:val="007616EF"/>
    <w:rsid w:val="00762BBA"/>
    <w:rsid w:val="00762C4D"/>
    <w:rsid w:val="00762F83"/>
    <w:rsid w:val="00763EE5"/>
    <w:rsid w:val="0076435B"/>
    <w:rsid w:val="007648AB"/>
    <w:rsid w:val="0076623F"/>
    <w:rsid w:val="007679C1"/>
    <w:rsid w:val="00770739"/>
    <w:rsid w:val="0077076C"/>
    <w:rsid w:val="007707CF"/>
    <w:rsid w:val="00772E0C"/>
    <w:rsid w:val="00773142"/>
    <w:rsid w:val="00773B92"/>
    <w:rsid w:val="00776046"/>
    <w:rsid w:val="00776997"/>
    <w:rsid w:val="007775D6"/>
    <w:rsid w:val="00781593"/>
    <w:rsid w:val="00782782"/>
    <w:rsid w:val="00782DC2"/>
    <w:rsid w:val="007836C2"/>
    <w:rsid w:val="007844B8"/>
    <w:rsid w:val="00784F3E"/>
    <w:rsid w:val="00785E3B"/>
    <w:rsid w:val="00787DA2"/>
    <w:rsid w:val="00791178"/>
    <w:rsid w:val="00796070"/>
    <w:rsid w:val="007965F5"/>
    <w:rsid w:val="007A2178"/>
    <w:rsid w:val="007A2226"/>
    <w:rsid w:val="007A50A9"/>
    <w:rsid w:val="007A5552"/>
    <w:rsid w:val="007A5886"/>
    <w:rsid w:val="007A6E3D"/>
    <w:rsid w:val="007B10C6"/>
    <w:rsid w:val="007B184C"/>
    <w:rsid w:val="007B4EE8"/>
    <w:rsid w:val="007B63BA"/>
    <w:rsid w:val="007B64F2"/>
    <w:rsid w:val="007C084D"/>
    <w:rsid w:val="007C08A3"/>
    <w:rsid w:val="007C0D01"/>
    <w:rsid w:val="007C1954"/>
    <w:rsid w:val="007C199B"/>
    <w:rsid w:val="007C3C55"/>
    <w:rsid w:val="007C46FF"/>
    <w:rsid w:val="007C532D"/>
    <w:rsid w:val="007C59CC"/>
    <w:rsid w:val="007C6837"/>
    <w:rsid w:val="007D1C6F"/>
    <w:rsid w:val="007D3BC9"/>
    <w:rsid w:val="007D3EBE"/>
    <w:rsid w:val="007D70C1"/>
    <w:rsid w:val="007D7626"/>
    <w:rsid w:val="007E0FE0"/>
    <w:rsid w:val="007E2580"/>
    <w:rsid w:val="007E69AF"/>
    <w:rsid w:val="007E6C52"/>
    <w:rsid w:val="007E6CBC"/>
    <w:rsid w:val="007F0119"/>
    <w:rsid w:val="007F0D99"/>
    <w:rsid w:val="007F1EA3"/>
    <w:rsid w:val="007F2C27"/>
    <w:rsid w:val="007F2EDA"/>
    <w:rsid w:val="007F62F8"/>
    <w:rsid w:val="007F6B54"/>
    <w:rsid w:val="008012E3"/>
    <w:rsid w:val="008014C4"/>
    <w:rsid w:val="00802825"/>
    <w:rsid w:val="00804A1D"/>
    <w:rsid w:val="00804AAA"/>
    <w:rsid w:val="00805600"/>
    <w:rsid w:val="0080667B"/>
    <w:rsid w:val="00806F56"/>
    <w:rsid w:val="008074D8"/>
    <w:rsid w:val="00807FC1"/>
    <w:rsid w:val="008102E9"/>
    <w:rsid w:val="00812085"/>
    <w:rsid w:val="00813019"/>
    <w:rsid w:val="00813D84"/>
    <w:rsid w:val="008143BD"/>
    <w:rsid w:val="0081446A"/>
    <w:rsid w:val="00814956"/>
    <w:rsid w:val="00815849"/>
    <w:rsid w:val="00815B76"/>
    <w:rsid w:val="00816167"/>
    <w:rsid w:val="008163DF"/>
    <w:rsid w:val="00816F0F"/>
    <w:rsid w:val="008224AD"/>
    <w:rsid w:val="0082408D"/>
    <w:rsid w:val="00824DC4"/>
    <w:rsid w:val="00825284"/>
    <w:rsid w:val="00830023"/>
    <w:rsid w:val="00830B1D"/>
    <w:rsid w:val="00833684"/>
    <w:rsid w:val="00833EF3"/>
    <w:rsid w:val="00834445"/>
    <w:rsid w:val="0083467A"/>
    <w:rsid w:val="00834FDA"/>
    <w:rsid w:val="0083628B"/>
    <w:rsid w:val="0083672A"/>
    <w:rsid w:val="008367C5"/>
    <w:rsid w:val="00836933"/>
    <w:rsid w:val="00837B40"/>
    <w:rsid w:val="00840FDF"/>
    <w:rsid w:val="00841BA8"/>
    <w:rsid w:val="00843696"/>
    <w:rsid w:val="00845429"/>
    <w:rsid w:val="008462EA"/>
    <w:rsid w:val="00846687"/>
    <w:rsid w:val="008475E8"/>
    <w:rsid w:val="00847CDE"/>
    <w:rsid w:val="008500F8"/>
    <w:rsid w:val="00850419"/>
    <w:rsid w:val="008509A2"/>
    <w:rsid w:val="008515FC"/>
    <w:rsid w:val="008529CB"/>
    <w:rsid w:val="00853C04"/>
    <w:rsid w:val="0085426A"/>
    <w:rsid w:val="00855737"/>
    <w:rsid w:val="0085693A"/>
    <w:rsid w:val="008612FE"/>
    <w:rsid w:val="008652BD"/>
    <w:rsid w:val="008661ED"/>
    <w:rsid w:val="00867778"/>
    <w:rsid w:val="00870C16"/>
    <w:rsid w:val="00871398"/>
    <w:rsid w:val="00873882"/>
    <w:rsid w:val="008745DA"/>
    <w:rsid w:val="0087534E"/>
    <w:rsid w:val="00880633"/>
    <w:rsid w:val="008817ED"/>
    <w:rsid w:val="0088184C"/>
    <w:rsid w:val="008845D6"/>
    <w:rsid w:val="00884EC2"/>
    <w:rsid w:val="008879DF"/>
    <w:rsid w:val="00891BCC"/>
    <w:rsid w:val="00891E57"/>
    <w:rsid w:val="00892CF1"/>
    <w:rsid w:val="008961F6"/>
    <w:rsid w:val="0089653A"/>
    <w:rsid w:val="008967E3"/>
    <w:rsid w:val="00896915"/>
    <w:rsid w:val="008A1AEC"/>
    <w:rsid w:val="008A42CB"/>
    <w:rsid w:val="008A49AB"/>
    <w:rsid w:val="008A6749"/>
    <w:rsid w:val="008B392F"/>
    <w:rsid w:val="008B4591"/>
    <w:rsid w:val="008B78CD"/>
    <w:rsid w:val="008C3187"/>
    <w:rsid w:val="008C61FD"/>
    <w:rsid w:val="008C77CB"/>
    <w:rsid w:val="008C7E49"/>
    <w:rsid w:val="008D1044"/>
    <w:rsid w:val="008D14B0"/>
    <w:rsid w:val="008D1E51"/>
    <w:rsid w:val="008D2300"/>
    <w:rsid w:val="008E0139"/>
    <w:rsid w:val="008E0273"/>
    <w:rsid w:val="008E3FC5"/>
    <w:rsid w:val="008E7A2E"/>
    <w:rsid w:val="008F27B2"/>
    <w:rsid w:val="008F5652"/>
    <w:rsid w:val="008F6CDD"/>
    <w:rsid w:val="008F6E02"/>
    <w:rsid w:val="008F7137"/>
    <w:rsid w:val="00900200"/>
    <w:rsid w:val="00900C0E"/>
    <w:rsid w:val="00903AB9"/>
    <w:rsid w:val="00905365"/>
    <w:rsid w:val="00907632"/>
    <w:rsid w:val="009078B8"/>
    <w:rsid w:val="00911355"/>
    <w:rsid w:val="0091371B"/>
    <w:rsid w:val="009155B9"/>
    <w:rsid w:val="009159DD"/>
    <w:rsid w:val="009178DC"/>
    <w:rsid w:val="00920270"/>
    <w:rsid w:val="0092257D"/>
    <w:rsid w:val="0093194A"/>
    <w:rsid w:val="00931B91"/>
    <w:rsid w:val="00934A34"/>
    <w:rsid w:val="00934A45"/>
    <w:rsid w:val="009358F5"/>
    <w:rsid w:val="00935A1F"/>
    <w:rsid w:val="00936DB4"/>
    <w:rsid w:val="00940195"/>
    <w:rsid w:val="00941A53"/>
    <w:rsid w:val="00943558"/>
    <w:rsid w:val="009435B3"/>
    <w:rsid w:val="00943746"/>
    <w:rsid w:val="0094374C"/>
    <w:rsid w:val="009440B3"/>
    <w:rsid w:val="00945A3D"/>
    <w:rsid w:val="009503C3"/>
    <w:rsid w:val="009512F0"/>
    <w:rsid w:val="00951BF5"/>
    <w:rsid w:val="00951E6C"/>
    <w:rsid w:val="009569CA"/>
    <w:rsid w:val="00957B4C"/>
    <w:rsid w:val="00957B62"/>
    <w:rsid w:val="00957B93"/>
    <w:rsid w:val="00962426"/>
    <w:rsid w:val="00964AE4"/>
    <w:rsid w:val="00965C34"/>
    <w:rsid w:val="0096718E"/>
    <w:rsid w:val="00967C09"/>
    <w:rsid w:val="00971E66"/>
    <w:rsid w:val="00972397"/>
    <w:rsid w:val="00972B83"/>
    <w:rsid w:val="00973148"/>
    <w:rsid w:val="00974C2B"/>
    <w:rsid w:val="009752A4"/>
    <w:rsid w:val="00975A94"/>
    <w:rsid w:val="0097659C"/>
    <w:rsid w:val="00976DB5"/>
    <w:rsid w:val="00981D04"/>
    <w:rsid w:val="009822B6"/>
    <w:rsid w:val="00982E2D"/>
    <w:rsid w:val="00983490"/>
    <w:rsid w:val="00984D1A"/>
    <w:rsid w:val="009875C5"/>
    <w:rsid w:val="00990360"/>
    <w:rsid w:val="009907C9"/>
    <w:rsid w:val="00991855"/>
    <w:rsid w:val="00992074"/>
    <w:rsid w:val="00992514"/>
    <w:rsid w:val="00993498"/>
    <w:rsid w:val="0099367D"/>
    <w:rsid w:val="0099378B"/>
    <w:rsid w:val="0099670A"/>
    <w:rsid w:val="00997A3B"/>
    <w:rsid w:val="009A008D"/>
    <w:rsid w:val="009A0A95"/>
    <w:rsid w:val="009A1EE1"/>
    <w:rsid w:val="009A23EF"/>
    <w:rsid w:val="009A258B"/>
    <w:rsid w:val="009A31B2"/>
    <w:rsid w:val="009A4076"/>
    <w:rsid w:val="009A487A"/>
    <w:rsid w:val="009B017D"/>
    <w:rsid w:val="009B1C16"/>
    <w:rsid w:val="009B2CB1"/>
    <w:rsid w:val="009B6564"/>
    <w:rsid w:val="009B6575"/>
    <w:rsid w:val="009B67C0"/>
    <w:rsid w:val="009B6DE4"/>
    <w:rsid w:val="009C01ED"/>
    <w:rsid w:val="009C0592"/>
    <w:rsid w:val="009C1158"/>
    <w:rsid w:val="009C170F"/>
    <w:rsid w:val="009C3492"/>
    <w:rsid w:val="009C476F"/>
    <w:rsid w:val="009C56D5"/>
    <w:rsid w:val="009C5CF8"/>
    <w:rsid w:val="009D191D"/>
    <w:rsid w:val="009D29D6"/>
    <w:rsid w:val="009D32F1"/>
    <w:rsid w:val="009D3CFD"/>
    <w:rsid w:val="009D55D8"/>
    <w:rsid w:val="009D64D3"/>
    <w:rsid w:val="009D6732"/>
    <w:rsid w:val="009D67D6"/>
    <w:rsid w:val="009D6CA3"/>
    <w:rsid w:val="009D7169"/>
    <w:rsid w:val="009E002D"/>
    <w:rsid w:val="009E05E4"/>
    <w:rsid w:val="009E06D9"/>
    <w:rsid w:val="009E0934"/>
    <w:rsid w:val="009E0D69"/>
    <w:rsid w:val="009E0FFC"/>
    <w:rsid w:val="009E16FF"/>
    <w:rsid w:val="009E3C45"/>
    <w:rsid w:val="009E5EB0"/>
    <w:rsid w:val="009E69D0"/>
    <w:rsid w:val="009E7470"/>
    <w:rsid w:val="009E7CCA"/>
    <w:rsid w:val="009F03FE"/>
    <w:rsid w:val="009F2219"/>
    <w:rsid w:val="009F2663"/>
    <w:rsid w:val="009F50B9"/>
    <w:rsid w:val="009F6087"/>
    <w:rsid w:val="00A00742"/>
    <w:rsid w:val="00A00AA6"/>
    <w:rsid w:val="00A0378B"/>
    <w:rsid w:val="00A04703"/>
    <w:rsid w:val="00A04F83"/>
    <w:rsid w:val="00A05B0B"/>
    <w:rsid w:val="00A073CE"/>
    <w:rsid w:val="00A10439"/>
    <w:rsid w:val="00A11303"/>
    <w:rsid w:val="00A141AB"/>
    <w:rsid w:val="00A154B0"/>
    <w:rsid w:val="00A15603"/>
    <w:rsid w:val="00A167C8"/>
    <w:rsid w:val="00A1713B"/>
    <w:rsid w:val="00A2015E"/>
    <w:rsid w:val="00A2034C"/>
    <w:rsid w:val="00A20AC3"/>
    <w:rsid w:val="00A22007"/>
    <w:rsid w:val="00A222CE"/>
    <w:rsid w:val="00A227C4"/>
    <w:rsid w:val="00A26CED"/>
    <w:rsid w:val="00A27493"/>
    <w:rsid w:val="00A31B66"/>
    <w:rsid w:val="00A327B7"/>
    <w:rsid w:val="00A33080"/>
    <w:rsid w:val="00A33EFC"/>
    <w:rsid w:val="00A341DA"/>
    <w:rsid w:val="00A3461A"/>
    <w:rsid w:val="00A35E55"/>
    <w:rsid w:val="00A40723"/>
    <w:rsid w:val="00A41B2D"/>
    <w:rsid w:val="00A43329"/>
    <w:rsid w:val="00A4659B"/>
    <w:rsid w:val="00A467B9"/>
    <w:rsid w:val="00A46A82"/>
    <w:rsid w:val="00A476B3"/>
    <w:rsid w:val="00A51627"/>
    <w:rsid w:val="00A51E36"/>
    <w:rsid w:val="00A53571"/>
    <w:rsid w:val="00A5418E"/>
    <w:rsid w:val="00A56630"/>
    <w:rsid w:val="00A569E5"/>
    <w:rsid w:val="00A5763F"/>
    <w:rsid w:val="00A579A8"/>
    <w:rsid w:val="00A57FAF"/>
    <w:rsid w:val="00A619C7"/>
    <w:rsid w:val="00A61BEC"/>
    <w:rsid w:val="00A61E8C"/>
    <w:rsid w:val="00A63665"/>
    <w:rsid w:val="00A63784"/>
    <w:rsid w:val="00A642E1"/>
    <w:rsid w:val="00A64D6B"/>
    <w:rsid w:val="00A657D0"/>
    <w:rsid w:val="00A6595D"/>
    <w:rsid w:val="00A726C4"/>
    <w:rsid w:val="00A72888"/>
    <w:rsid w:val="00A72D49"/>
    <w:rsid w:val="00A73AAA"/>
    <w:rsid w:val="00A74420"/>
    <w:rsid w:val="00A74546"/>
    <w:rsid w:val="00A758C2"/>
    <w:rsid w:val="00A77A58"/>
    <w:rsid w:val="00A853D6"/>
    <w:rsid w:val="00A865B7"/>
    <w:rsid w:val="00A86876"/>
    <w:rsid w:val="00A87234"/>
    <w:rsid w:val="00A87C65"/>
    <w:rsid w:val="00A9252B"/>
    <w:rsid w:val="00A92601"/>
    <w:rsid w:val="00A9276E"/>
    <w:rsid w:val="00A92D97"/>
    <w:rsid w:val="00A937AF"/>
    <w:rsid w:val="00A9438D"/>
    <w:rsid w:val="00A94868"/>
    <w:rsid w:val="00A94B63"/>
    <w:rsid w:val="00A95AF4"/>
    <w:rsid w:val="00A961D0"/>
    <w:rsid w:val="00A978F7"/>
    <w:rsid w:val="00A9792E"/>
    <w:rsid w:val="00AA0103"/>
    <w:rsid w:val="00AA1550"/>
    <w:rsid w:val="00AA343C"/>
    <w:rsid w:val="00AA6654"/>
    <w:rsid w:val="00AB0D11"/>
    <w:rsid w:val="00AB0DEB"/>
    <w:rsid w:val="00AB1094"/>
    <w:rsid w:val="00AB1A94"/>
    <w:rsid w:val="00AB1EAB"/>
    <w:rsid w:val="00AB3387"/>
    <w:rsid w:val="00AB37DC"/>
    <w:rsid w:val="00AB393E"/>
    <w:rsid w:val="00AB3BEC"/>
    <w:rsid w:val="00AB6393"/>
    <w:rsid w:val="00AC0E08"/>
    <w:rsid w:val="00AC1A6F"/>
    <w:rsid w:val="00AC262F"/>
    <w:rsid w:val="00AC3A84"/>
    <w:rsid w:val="00AC3C4F"/>
    <w:rsid w:val="00AC402A"/>
    <w:rsid w:val="00AC61DE"/>
    <w:rsid w:val="00AD12CE"/>
    <w:rsid w:val="00AD32F4"/>
    <w:rsid w:val="00AD498B"/>
    <w:rsid w:val="00AD667A"/>
    <w:rsid w:val="00AD79FF"/>
    <w:rsid w:val="00AE0150"/>
    <w:rsid w:val="00AE0E08"/>
    <w:rsid w:val="00AE18AD"/>
    <w:rsid w:val="00AE2AAB"/>
    <w:rsid w:val="00AE30A9"/>
    <w:rsid w:val="00AE3405"/>
    <w:rsid w:val="00AE361C"/>
    <w:rsid w:val="00AE3C2B"/>
    <w:rsid w:val="00AE6F1D"/>
    <w:rsid w:val="00AF0579"/>
    <w:rsid w:val="00AF0B0E"/>
    <w:rsid w:val="00AF1436"/>
    <w:rsid w:val="00AF35AA"/>
    <w:rsid w:val="00AF3606"/>
    <w:rsid w:val="00AF4249"/>
    <w:rsid w:val="00AF42BF"/>
    <w:rsid w:val="00AF47BF"/>
    <w:rsid w:val="00AF695F"/>
    <w:rsid w:val="00AF6BB8"/>
    <w:rsid w:val="00AF7F38"/>
    <w:rsid w:val="00B00103"/>
    <w:rsid w:val="00B029A4"/>
    <w:rsid w:val="00B0348B"/>
    <w:rsid w:val="00B06035"/>
    <w:rsid w:val="00B06F51"/>
    <w:rsid w:val="00B10DDF"/>
    <w:rsid w:val="00B1234E"/>
    <w:rsid w:val="00B13C68"/>
    <w:rsid w:val="00B1501D"/>
    <w:rsid w:val="00B17972"/>
    <w:rsid w:val="00B20BA4"/>
    <w:rsid w:val="00B211EC"/>
    <w:rsid w:val="00B21D02"/>
    <w:rsid w:val="00B22AB8"/>
    <w:rsid w:val="00B235CB"/>
    <w:rsid w:val="00B238BD"/>
    <w:rsid w:val="00B273A4"/>
    <w:rsid w:val="00B2752D"/>
    <w:rsid w:val="00B277A7"/>
    <w:rsid w:val="00B30785"/>
    <w:rsid w:val="00B30EF5"/>
    <w:rsid w:val="00B312B2"/>
    <w:rsid w:val="00B31443"/>
    <w:rsid w:val="00B3182C"/>
    <w:rsid w:val="00B31D71"/>
    <w:rsid w:val="00B32670"/>
    <w:rsid w:val="00B3479A"/>
    <w:rsid w:val="00B35280"/>
    <w:rsid w:val="00B37687"/>
    <w:rsid w:val="00B40D58"/>
    <w:rsid w:val="00B421D1"/>
    <w:rsid w:val="00B42F12"/>
    <w:rsid w:val="00B436D1"/>
    <w:rsid w:val="00B43E52"/>
    <w:rsid w:val="00B44838"/>
    <w:rsid w:val="00B45D8D"/>
    <w:rsid w:val="00B4652B"/>
    <w:rsid w:val="00B47BD0"/>
    <w:rsid w:val="00B47F84"/>
    <w:rsid w:val="00B509ED"/>
    <w:rsid w:val="00B51159"/>
    <w:rsid w:val="00B54AB2"/>
    <w:rsid w:val="00B55957"/>
    <w:rsid w:val="00B5663F"/>
    <w:rsid w:val="00B567EA"/>
    <w:rsid w:val="00B615AF"/>
    <w:rsid w:val="00B628A6"/>
    <w:rsid w:val="00B6316E"/>
    <w:rsid w:val="00B64815"/>
    <w:rsid w:val="00B64A8D"/>
    <w:rsid w:val="00B65A5F"/>
    <w:rsid w:val="00B65AC8"/>
    <w:rsid w:val="00B6688D"/>
    <w:rsid w:val="00B66AFB"/>
    <w:rsid w:val="00B67305"/>
    <w:rsid w:val="00B6767B"/>
    <w:rsid w:val="00B67A8D"/>
    <w:rsid w:val="00B7151D"/>
    <w:rsid w:val="00B718C4"/>
    <w:rsid w:val="00B7242B"/>
    <w:rsid w:val="00B73EC9"/>
    <w:rsid w:val="00B73FAB"/>
    <w:rsid w:val="00B74423"/>
    <w:rsid w:val="00B76335"/>
    <w:rsid w:val="00B7781F"/>
    <w:rsid w:val="00B8101C"/>
    <w:rsid w:val="00B81459"/>
    <w:rsid w:val="00B83510"/>
    <w:rsid w:val="00B83D91"/>
    <w:rsid w:val="00B85A6E"/>
    <w:rsid w:val="00B86640"/>
    <w:rsid w:val="00B870EC"/>
    <w:rsid w:val="00B906B8"/>
    <w:rsid w:val="00B91A5D"/>
    <w:rsid w:val="00B93530"/>
    <w:rsid w:val="00B940E1"/>
    <w:rsid w:val="00B9427C"/>
    <w:rsid w:val="00BA0FCD"/>
    <w:rsid w:val="00BA60F7"/>
    <w:rsid w:val="00BA65EA"/>
    <w:rsid w:val="00BA67CB"/>
    <w:rsid w:val="00BA6CEC"/>
    <w:rsid w:val="00BA6DA4"/>
    <w:rsid w:val="00BA6ED6"/>
    <w:rsid w:val="00BA7921"/>
    <w:rsid w:val="00BB3DB4"/>
    <w:rsid w:val="00BB4DB9"/>
    <w:rsid w:val="00BB531F"/>
    <w:rsid w:val="00BB5F64"/>
    <w:rsid w:val="00BC32C5"/>
    <w:rsid w:val="00BC4F95"/>
    <w:rsid w:val="00BC6241"/>
    <w:rsid w:val="00BC724C"/>
    <w:rsid w:val="00BD0682"/>
    <w:rsid w:val="00BD14BF"/>
    <w:rsid w:val="00BD3CD5"/>
    <w:rsid w:val="00BD3DAC"/>
    <w:rsid w:val="00BE071B"/>
    <w:rsid w:val="00BE2DA6"/>
    <w:rsid w:val="00BE2EB6"/>
    <w:rsid w:val="00BE5ABF"/>
    <w:rsid w:val="00BE5E74"/>
    <w:rsid w:val="00BE76D8"/>
    <w:rsid w:val="00BE78A0"/>
    <w:rsid w:val="00BE7D60"/>
    <w:rsid w:val="00BE7EA6"/>
    <w:rsid w:val="00BF0E2A"/>
    <w:rsid w:val="00BF1762"/>
    <w:rsid w:val="00BF308B"/>
    <w:rsid w:val="00BF3BD6"/>
    <w:rsid w:val="00BF604C"/>
    <w:rsid w:val="00C01834"/>
    <w:rsid w:val="00C0297D"/>
    <w:rsid w:val="00C02A1A"/>
    <w:rsid w:val="00C03814"/>
    <w:rsid w:val="00C05A8A"/>
    <w:rsid w:val="00C07D98"/>
    <w:rsid w:val="00C10ED0"/>
    <w:rsid w:val="00C15A9F"/>
    <w:rsid w:val="00C168BB"/>
    <w:rsid w:val="00C16CE4"/>
    <w:rsid w:val="00C1705E"/>
    <w:rsid w:val="00C17FBA"/>
    <w:rsid w:val="00C20658"/>
    <w:rsid w:val="00C22F79"/>
    <w:rsid w:val="00C244F4"/>
    <w:rsid w:val="00C2499D"/>
    <w:rsid w:val="00C25A72"/>
    <w:rsid w:val="00C25F38"/>
    <w:rsid w:val="00C261D5"/>
    <w:rsid w:val="00C27842"/>
    <w:rsid w:val="00C3437B"/>
    <w:rsid w:val="00C344EC"/>
    <w:rsid w:val="00C34572"/>
    <w:rsid w:val="00C348F1"/>
    <w:rsid w:val="00C418CC"/>
    <w:rsid w:val="00C41D0E"/>
    <w:rsid w:val="00C45B39"/>
    <w:rsid w:val="00C466BF"/>
    <w:rsid w:val="00C475AC"/>
    <w:rsid w:val="00C47BBC"/>
    <w:rsid w:val="00C50262"/>
    <w:rsid w:val="00C52664"/>
    <w:rsid w:val="00C52880"/>
    <w:rsid w:val="00C52AAB"/>
    <w:rsid w:val="00C53A1A"/>
    <w:rsid w:val="00C55065"/>
    <w:rsid w:val="00C5693B"/>
    <w:rsid w:val="00C57B8D"/>
    <w:rsid w:val="00C60D5D"/>
    <w:rsid w:val="00C6197F"/>
    <w:rsid w:val="00C61C0C"/>
    <w:rsid w:val="00C63783"/>
    <w:rsid w:val="00C63ECC"/>
    <w:rsid w:val="00C648F0"/>
    <w:rsid w:val="00C64D0E"/>
    <w:rsid w:val="00C6543E"/>
    <w:rsid w:val="00C65493"/>
    <w:rsid w:val="00C65722"/>
    <w:rsid w:val="00C66874"/>
    <w:rsid w:val="00C668D6"/>
    <w:rsid w:val="00C67DF1"/>
    <w:rsid w:val="00C70B1F"/>
    <w:rsid w:val="00C73968"/>
    <w:rsid w:val="00C74706"/>
    <w:rsid w:val="00C74BB2"/>
    <w:rsid w:val="00C74FE2"/>
    <w:rsid w:val="00C75642"/>
    <w:rsid w:val="00C758BE"/>
    <w:rsid w:val="00C806D6"/>
    <w:rsid w:val="00C834CD"/>
    <w:rsid w:val="00C836F4"/>
    <w:rsid w:val="00C838A9"/>
    <w:rsid w:val="00C843BF"/>
    <w:rsid w:val="00C903E5"/>
    <w:rsid w:val="00C90D58"/>
    <w:rsid w:val="00C9220E"/>
    <w:rsid w:val="00C93477"/>
    <w:rsid w:val="00C93C09"/>
    <w:rsid w:val="00C94930"/>
    <w:rsid w:val="00C97C04"/>
    <w:rsid w:val="00CA1124"/>
    <w:rsid w:val="00CA3E71"/>
    <w:rsid w:val="00CA5C1F"/>
    <w:rsid w:val="00CB067A"/>
    <w:rsid w:val="00CB173B"/>
    <w:rsid w:val="00CB1DA9"/>
    <w:rsid w:val="00CB1F43"/>
    <w:rsid w:val="00CB2730"/>
    <w:rsid w:val="00CB2915"/>
    <w:rsid w:val="00CB4AAB"/>
    <w:rsid w:val="00CB5304"/>
    <w:rsid w:val="00CB584C"/>
    <w:rsid w:val="00CB63C4"/>
    <w:rsid w:val="00CB6FC3"/>
    <w:rsid w:val="00CC1AD2"/>
    <w:rsid w:val="00CC1C26"/>
    <w:rsid w:val="00CC3E8E"/>
    <w:rsid w:val="00CC5674"/>
    <w:rsid w:val="00CC5D6D"/>
    <w:rsid w:val="00CD0763"/>
    <w:rsid w:val="00CD280B"/>
    <w:rsid w:val="00CD4534"/>
    <w:rsid w:val="00CD59AF"/>
    <w:rsid w:val="00CD5E8A"/>
    <w:rsid w:val="00CD6463"/>
    <w:rsid w:val="00CD6AAC"/>
    <w:rsid w:val="00CD6F6F"/>
    <w:rsid w:val="00CD70BC"/>
    <w:rsid w:val="00CE087E"/>
    <w:rsid w:val="00CE2470"/>
    <w:rsid w:val="00CE2B06"/>
    <w:rsid w:val="00CE2B93"/>
    <w:rsid w:val="00CE4CC1"/>
    <w:rsid w:val="00CE51AD"/>
    <w:rsid w:val="00CE6784"/>
    <w:rsid w:val="00CE6967"/>
    <w:rsid w:val="00CE7092"/>
    <w:rsid w:val="00CE712C"/>
    <w:rsid w:val="00CE7542"/>
    <w:rsid w:val="00CF0BEE"/>
    <w:rsid w:val="00CF21CD"/>
    <w:rsid w:val="00CF23DA"/>
    <w:rsid w:val="00CF3675"/>
    <w:rsid w:val="00CF718A"/>
    <w:rsid w:val="00CF7D5D"/>
    <w:rsid w:val="00D00930"/>
    <w:rsid w:val="00D01241"/>
    <w:rsid w:val="00D033E2"/>
    <w:rsid w:val="00D055B4"/>
    <w:rsid w:val="00D06110"/>
    <w:rsid w:val="00D06B1E"/>
    <w:rsid w:val="00D07A14"/>
    <w:rsid w:val="00D09AD8"/>
    <w:rsid w:val="00D12FE8"/>
    <w:rsid w:val="00D154D9"/>
    <w:rsid w:val="00D224B5"/>
    <w:rsid w:val="00D234E6"/>
    <w:rsid w:val="00D23D1E"/>
    <w:rsid w:val="00D24D03"/>
    <w:rsid w:val="00D253DB"/>
    <w:rsid w:val="00D2584D"/>
    <w:rsid w:val="00D27EAD"/>
    <w:rsid w:val="00D3013A"/>
    <w:rsid w:val="00D3060F"/>
    <w:rsid w:val="00D307D1"/>
    <w:rsid w:val="00D30F8D"/>
    <w:rsid w:val="00D31F5C"/>
    <w:rsid w:val="00D3235D"/>
    <w:rsid w:val="00D32932"/>
    <w:rsid w:val="00D32D4F"/>
    <w:rsid w:val="00D33C81"/>
    <w:rsid w:val="00D352B3"/>
    <w:rsid w:val="00D36F21"/>
    <w:rsid w:val="00D41C96"/>
    <w:rsid w:val="00D431A5"/>
    <w:rsid w:val="00D43267"/>
    <w:rsid w:val="00D43508"/>
    <w:rsid w:val="00D47A77"/>
    <w:rsid w:val="00D50956"/>
    <w:rsid w:val="00D516B4"/>
    <w:rsid w:val="00D51FE5"/>
    <w:rsid w:val="00D52C34"/>
    <w:rsid w:val="00D54392"/>
    <w:rsid w:val="00D54D52"/>
    <w:rsid w:val="00D552E7"/>
    <w:rsid w:val="00D5632E"/>
    <w:rsid w:val="00D574DD"/>
    <w:rsid w:val="00D60648"/>
    <w:rsid w:val="00D61938"/>
    <w:rsid w:val="00D61F55"/>
    <w:rsid w:val="00D62F51"/>
    <w:rsid w:val="00D6324B"/>
    <w:rsid w:val="00D6436E"/>
    <w:rsid w:val="00D66E73"/>
    <w:rsid w:val="00D716EC"/>
    <w:rsid w:val="00D7394B"/>
    <w:rsid w:val="00D754F6"/>
    <w:rsid w:val="00D801BD"/>
    <w:rsid w:val="00D8033B"/>
    <w:rsid w:val="00D81D35"/>
    <w:rsid w:val="00D8482B"/>
    <w:rsid w:val="00D86C5D"/>
    <w:rsid w:val="00D90C64"/>
    <w:rsid w:val="00D90EE5"/>
    <w:rsid w:val="00D91D0E"/>
    <w:rsid w:val="00D92DD2"/>
    <w:rsid w:val="00D935E9"/>
    <w:rsid w:val="00D93991"/>
    <w:rsid w:val="00DA2098"/>
    <w:rsid w:val="00DA2DB8"/>
    <w:rsid w:val="00DA6B45"/>
    <w:rsid w:val="00DA7ED2"/>
    <w:rsid w:val="00DB018A"/>
    <w:rsid w:val="00DB1AB9"/>
    <w:rsid w:val="00DB2963"/>
    <w:rsid w:val="00DB2995"/>
    <w:rsid w:val="00DB35DB"/>
    <w:rsid w:val="00DB37C4"/>
    <w:rsid w:val="00DB3849"/>
    <w:rsid w:val="00DB4AB5"/>
    <w:rsid w:val="00DB4BA4"/>
    <w:rsid w:val="00DB506D"/>
    <w:rsid w:val="00DC4CCE"/>
    <w:rsid w:val="00DC5891"/>
    <w:rsid w:val="00DD0E6E"/>
    <w:rsid w:val="00DD2607"/>
    <w:rsid w:val="00DD2AC9"/>
    <w:rsid w:val="00DD2ACA"/>
    <w:rsid w:val="00DD2B2F"/>
    <w:rsid w:val="00DD4D70"/>
    <w:rsid w:val="00DD6AC8"/>
    <w:rsid w:val="00DD79F9"/>
    <w:rsid w:val="00DE254B"/>
    <w:rsid w:val="00DE2A36"/>
    <w:rsid w:val="00DE4ED1"/>
    <w:rsid w:val="00DE6F79"/>
    <w:rsid w:val="00DF0DA1"/>
    <w:rsid w:val="00DF1CAB"/>
    <w:rsid w:val="00DF1D13"/>
    <w:rsid w:val="00DF3308"/>
    <w:rsid w:val="00DF3678"/>
    <w:rsid w:val="00DF4C1F"/>
    <w:rsid w:val="00DF5FB3"/>
    <w:rsid w:val="00DF6D26"/>
    <w:rsid w:val="00E01158"/>
    <w:rsid w:val="00E02A3B"/>
    <w:rsid w:val="00E02CF2"/>
    <w:rsid w:val="00E047DF"/>
    <w:rsid w:val="00E06480"/>
    <w:rsid w:val="00E06B47"/>
    <w:rsid w:val="00E078DA"/>
    <w:rsid w:val="00E106BE"/>
    <w:rsid w:val="00E15002"/>
    <w:rsid w:val="00E15FE7"/>
    <w:rsid w:val="00E164DF"/>
    <w:rsid w:val="00E17106"/>
    <w:rsid w:val="00E17623"/>
    <w:rsid w:val="00E20A9B"/>
    <w:rsid w:val="00E21B8B"/>
    <w:rsid w:val="00E22689"/>
    <w:rsid w:val="00E2436A"/>
    <w:rsid w:val="00E255D1"/>
    <w:rsid w:val="00E261A3"/>
    <w:rsid w:val="00E26AFB"/>
    <w:rsid w:val="00E26ED7"/>
    <w:rsid w:val="00E3115E"/>
    <w:rsid w:val="00E33AF0"/>
    <w:rsid w:val="00E33E92"/>
    <w:rsid w:val="00E33EA0"/>
    <w:rsid w:val="00E35C63"/>
    <w:rsid w:val="00E37DBB"/>
    <w:rsid w:val="00E401F1"/>
    <w:rsid w:val="00E40E90"/>
    <w:rsid w:val="00E41AE3"/>
    <w:rsid w:val="00E41B75"/>
    <w:rsid w:val="00E42A77"/>
    <w:rsid w:val="00E45C87"/>
    <w:rsid w:val="00E4760F"/>
    <w:rsid w:val="00E50766"/>
    <w:rsid w:val="00E50869"/>
    <w:rsid w:val="00E50B98"/>
    <w:rsid w:val="00E51046"/>
    <w:rsid w:val="00E52C55"/>
    <w:rsid w:val="00E53C09"/>
    <w:rsid w:val="00E54AAD"/>
    <w:rsid w:val="00E54E2D"/>
    <w:rsid w:val="00E553A4"/>
    <w:rsid w:val="00E5743C"/>
    <w:rsid w:val="00E634EB"/>
    <w:rsid w:val="00E67CBA"/>
    <w:rsid w:val="00E70BFF"/>
    <w:rsid w:val="00E70C38"/>
    <w:rsid w:val="00E71724"/>
    <w:rsid w:val="00E71D4B"/>
    <w:rsid w:val="00E73C03"/>
    <w:rsid w:val="00E746D3"/>
    <w:rsid w:val="00E7509E"/>
    <w:rsid w:val="00E77761"/>
    <w:rsid w:val="00E77BFB"/>
    <w:rsid w:val="00E81519"/>
    <w:rsid w:val="00E81DF2"/>
    <w:rsid w:val="00E83034"/>
    <w:rsid w:val="00E83403"/>
    <w:rsid w:val="00E845B7"/>
    <w:rsid w:val="00E84FD1"/>
    <w:rsid w:val="00E85DAB"/>
    <w:rsid w:val="00E876C5"/>
    <w:rsid w:val="00E877DC"/>
    <w:rsid w:val="00E90BB1"/>
    <w:rsid w:val="00E9538C"/>
    <w:rsid w:val="00E9555A"/>
    <w:rsid w:val="00E979DF"/>
    <w:rsid w:val="00E97C9F"/>
    <w:rsid w:val="00EA070F"/>
    <w:rsid w:val="00EA4158"/>
    <w:rsid w:val="00EA57CE"/>
    <w:rsid w:val="00EA6294"/>
    <w:rsid w:val="00EB2047"/>
    <w:rsid w:val="00EB20AE"/>
    <w:rsid w:val="00EB2F4D"/>
    <w:rsid w:val="00EB4179"/>
    <w:rsid w:val="00EB464F"/>
    <w:rsid w:val="00EB59DE"/>
    <w:rsid w:val="00EB5FF1"/>
    <w:rsid w:val="00EB60DB"/>
    <w:rsid w:val="00EB69A8"/>
    <w:rsid w:val="00EB6A3F"/>
    <w:rsid w:val="00EB76BC"/>
    <w:rsid w:val="00EB7D3A"/>
    <w:rsid w:val="00EB7DA4"/>
    <w:rsid w:val="00EC02BB"/>
    <w:rsid w:val="00EC26D9"/>
    <w:rsid w:val="00EC2FC0"/>
    <w:rsid w:val="00EC517A"/>
    <w:rsid w:val="00ED6D7A"/>
    <w:rsid w:val="00ED72AD"/>
    <w:rsid w:val="00EE34EA"/>
    <w:rsid w:val="00EE4A90"/>
    <w:rsid w:val="00EE57F7"/>
    <w:rsid w:val="00EE5F62"/>
    <w:rsid w:val="00EE6595"/>
    <w:rsid w:val="00EE6B86"/>
    <w:rsid w:val="00EF0312"/>
    <w:rsid w:val="00EF2F83"/>
    <w:rsid w:val="00EF35DC"/>
    <w:rsid w:val="00EF4FDF"/>
    <w:rsid w:val="00EF6134"/>
    <w:rsid w:val="00F02341"/>
    <w:rsid w:val="00F04B29"/>
    <w:rsid w:val="00F060B1"/>
    <w:rsid w:val="00F0EA2E"/>
    <w:rsid w:val="00F127AF"/>
    <w:rsid w:val="00F12993"/>
    <w:rsid w:val="00F12BBD"/>
    <w:rsid w:val="00F13282"/>
    <w:rsid w:val="00F13C46"/>
    <w:rsid w:val="00F13E7B"/>
    <w:rsid w:val="00F15B98"/>
    <w:rsid w:val="00F16122"/>
    <w:rsid w:val="00F166AC"/>
    <w:rsid w:val="00F201C5"/>
    <w:rsid w:val="00F21CA0"/>
    <w:rsid w:val="00F221C9"/>
    <w:rsid w:val="00F241FE"/>
    <w:rsid w:val="00F25A16"/>
    <w:rsid w:val="00F25A5E"/>
    <w:rsid w:val="00F26DD2"/>
    <w:rsid w:val="00F30225"/>
    <w:rsid w:val="00F3073D"/>
    <w:rsid w:val="00F34BD5"/>
    <w:rsid w:val="00F372C6"/>
    <w:rsid w:val="00F37E27"/>
    <w:rsid w:val="00F414C2"/>
    <w:rsid w:val="00F432A5"/>
    <w:rsid w:val="00F43309"/>
    <w:rsid w:val="00F436B7"/>
    <w:rsid w:val="00F4423E"/>
    <w:rsid w:val="00F45DB7"/>
    <w:rsid w:val="00F466EF"/>
    <w:rsid w:val="00F46842"/>
    <w:rsid w:val="00F46E14"/>
    <w:rsid w:val="00F476D0"/>
    <w:rsid w:val="00F47FA0"/>
    <w:rsid w:val="00F5081F"/>
    <w:rsid w:val="00F51FA7"/>
    <w:rsid w:val="00F522AF"/>
    <w:rsid w:val="00F53D89"/>
    <w:rsid w:val="00F54056"/>
    <w:rsid w:val="00F55F27"/>
    <w:rsid w:val="00F5694B"/>
    <w:rsid w:val="00F569F8"/>
    <w:rsid w:val="00F56F58"/>
    <w:rsid w:val="00F57806"/>
    <w:rsid w:val="00F61C5D"/>
    <w:rsid w:val="00F6222E"/>
    <w:rsid w:val="00F659F1"/>
    <w:rsid w:val="00F65D57"/>
    <w:rsid w:val="00F663CD"/>
    <w:rsid w:val="00F66A33"/>
    <w:rsid w:val="00F71C49"/>
    <w:rsid w:val="00F735F7"/>
    <w:rsid w:val="00F74BBB"/>
    <w:rsid w:val="00F80196"/>
    <w:rsid w:val="00F8184B"/>
    <w:rsid w:val="00F82CD1"/>
    <w:rsid w:val="00F82D12"/>
    <w:rsid w:val="00F858D8"/>
    <w:rsid w:val="00F85CB7"/>
    <w:rsid w:val="00F87948"/>
    <w:rsid w:val="00F87B75"/>
    <w:rsid w:val="00F908E5"/>
    <w:rsid w:val="00F90BAA"/>
    <w:rsid w:val="00F92BB5"/>
    <w:rsid w:val="00F97F08"/>
    <w:rsid w:val="00FA1F10"/>
    <w:rsid w:val="00FA26F7"/>
    <w:rsid w:val="00FA4C2B"/>
    <w:rsid w:val="00FA78BE"/>
    <w:rsid w:val="00FB177B"/>
    <w:rsid w:val="00FB1A06"/>
    <w:rsid w:val="00FB1FDA"/>
    <w:rsid w:val="00FB3AAE"/>
    <w:rsid w:val="00FB3B33"/>
    <w:rsid w:val="00FB4ACF"/>
    <w:rsid w:val="00FC1304"/>
    <w:rsid w:val="00FC34BE"/>
    <w:rsid w:val="00FC448B"/>
    <w:rsid w:val="00FC580D"/>
    <w:rsid w:val="00FC597E"/>
    <w:rsid w:val="00FC68E5"/>
    <w:rsid w:val="00FC78E9"/>
    <w:rsid w:val="00FD0F0D"/>
    <w:rsid w:val="00FD1201"/>
    <w:rsid w:val="00FD139A"/>
    <w:rsid w:val="00FD1A4B"/>
    <w:rsid w:val="00FD2463"/>
    <w:rsid w:val="00FD25A7"/>
    <w:rsid w:val="00FD5123"/>
    <w:rsid w:val="00FD784D"/>
    <w:rsid w:val="00FD7B67"/>
    <w:rsid w:val="00FE01FD"/>
    <w:rsid w:val="00FE051B"/>
    <w:rsid w:val="00FE3CCC"/>
    <w:rsid w:val="00FE43F2"/>
    <w:rsid w:val="00FE4FBE"/>
    <w:rsid w:val="00FE591A"/>
    <w:rsid w:val="00FE607D"/>
    <w:rsid w:val="00FE75A3"/>
    <w:rsid w:val="00FF02AF"/>
    <w:rsid w:val="00FF0CE5"/>
    <w:rsid w:val="00FF0D17"/>
    <w:rsid w:val="00FF25F8"/>
    <w:rsid w:val="00FF307D"/>
    <w:rsid w:val="00FF320F"/>
    <w:rsid w:val="00FF4B4F"/>
    <w:rsid w:val="00FF5FF9"/>
    <w:rsid w:val="00FF673A"/>
    <w:rsid w:val="00FF6A46"/>
    <w:rsid w:val="00FF7DB4"/>
    <w:rsid w:val="0136C305"/>
    <w:rsid w:val="01402ECE"/>
    <w:rsid w:val="01AAE5D5"/>
    <w:rsid w:val="01C8ECA3"/>
    <w:rsid w:val="01CEE464"/>
    <w:rsid w:val="02E1414E"/>
    <w:rsid w:val="03A1980B"/>
    <w:rsid w:val="03B1D808"/>
    <w:rsid w:val="03B1FF37"/>
    <w:rsid w:val="03BBB531"/>
    <w:rsid w:val="047EDCF2"/>
    <w:rsid w:val="04AAD8BB"/>
    <w:rsid w:val="04AAD932"/>
    <w:rsid w:val="04CE66DA"/>
    <w:rsid w:val="04F636F4"/>
    <w:rsid w:val="050E7778"/>
    <w:rsid w:val="056EDE09"/>
    <w:rsid w:val="05862A08"/>
    <w:rsid w:val="05927425"/>
    <w:rsid w:val="05A9C893"/>
    <w:rsid w:val="05D80C71"/>
    <w:rsid w:val="0603F0CC"/>
    <w:rsid w:val="06329575"/>
    <w:rsid w:val="0637CCE4"/>
    <w:rsid w:val="068E59DE"/>
    <w:rsid w:val="06971C7B"/>
    <w:rsid w:val="06A71E96"/>
    <w:rsid w:val="06BED7D8"/>
    <w:rsid w:val="06C59650"/>
    <w:rsid w:val="06DB09BA"/>
    <w:rsid w:val="071E643A"/>
    <w:rsid w:val="073670B8"/>
    <w:rsid w:val="07E4DEC2"/>
    <w:rsid w:val="07E6507D"/>
    <w:rsid w:val="087FBEA7"/>
    <w:rsid w:val="08B5D28C"/>
    <w:rsid w:val="08CA247F"/>
    <w:rsid w:val="08DF761A"/>
    <w:rsid w:val="08E13E25"/>
    <w:rsid w:val="0972076B"/>
    <w:rsid w:val="09FD8B6A"/>
    <w:rsid w:val="09FE1828"/>
    <w:rsid w:val="09FE42D4"/>
    <w:rsid w:val="0A1278AF"/>
    <w:rsid w:val="0A3CD063"/>
    <w:rsid w:val="0A3FC27F"/>
    <w:rsid w:val="0A763E66"/>
    <w:rsid w:val="0B09E4A9"/>
    <w:rsid w:val="0B1B6BFC"/>
    <w:rsid w:val="0B207CF8"/>
    <w:rsid w:val="0B3815F5"/>
    <w:rsid w:val="0B48A28A"/>
    <w:rsid w:val="0B7781D2"/>
    <w:rsid w:val="0BA76021"/>
    <w:rsid w:val="0BAE22E5"/>
    <w:rsid w:val="0C08B6BB"/>
    <w:rsid w:val="0C1CF561"/>
    <w:rsid w:val="0C4439B0"/>
    <w:rsid w:val="0CA4D65D"/>
    <w:rsid w:val="0CBB3AB1"/>
    <w:rsid w:val="0CC13725"/>
    <w:rsid w:val="0CF76ED0"/>
    <w:rsid w:val="0CFF7075"/>
    <w:rsid w:val="0D2DA752"/>
    <w:rsid w:val="0D87B5DB"/>
    <w:rsid w:val="0D91A346"/>
    <w:rsid w:val="0DB93006"/>
    <w:rsid w:val="0DFCCCC0"/>
    <w:rsid w:val="0E2979B5"/>
    <w:rsid w:val="0E54E378"/>
    <w:rsid w:val="0E5D472F"/>
    <w:rsid w:val="0E7A4DA6"/>
    <w:rsid w:val="0E7C3C8D"/>
    <w:rsid w:val="0E95ACB2"/>
    <w:rsid w:val="0ED80601"/>
    <w:rsid w:val="0EE4AFE2"/>
    <w:rsid w:val="0EF16F5F"/>
    <w:rsid w:val="0F0142FD"/>
    <w:rsid w:val="0F0C62E5"/>
    <w:rsid w:val="0F0C8C88"/>
    <w:rsid w:val="0F3636B4"/>
    <w:rsid w:val="0FA43B25"/>
    <w:rsid w:val="101CC792"/>
    <w:rsid w:val="1077A33E"/>
    <w:rsid w:val="10FC60DE"/>
    <w:rsid w:val="11161ADE"/>
    <w:rsid w:val="1116D75E"/>
    <w:rsid w:val="11229455"/>
    <w:rsid w:val="112EB0E3"/>
    <w:rsid w:val="1153074F"/>
    <w:rsid w:val="11DD049C"/>
    <w:rsid w:val="11DD69EA"/>
    <w:rsid w:val="123C8EE4"/>
    <w:rsid w:val="1243565B"/>
    <w:rsid w:val="12714A35"/>
    <w:rsid w:val="129C11FB"/>
    <w:rsid w:val="12E8C056"/>
    <w:rsid w:val="13390188"/>
    <w:rsid w:val="137151FF"/>
    <w:rsid w:val="13918F83"/>
    <w:rsid w:val="13BBB97D"/>
    <w:rsid w:val="14301840"/>
    <w:rsid w:val="146DAD67"/>
    <w:rsid w:val="15446D89"/>
    <w:rsid w:val="154E8C2E"/>
    <w:rsid w:val="15568581"/>
    <w:rsid w:val="1557DAA5"/>
    <w:rsid w:val="155C9DDB"/>
    <w:rsid w:val="156F3089"/>
    <w:rsid w:val="15707DD3"/>
    <w:rsid w:val="158A33BF"/>
    <w:rsid w:val="15CEF7A0"/>
    <w:rsid w:val="15D6C228"/>
    <w:rsid w:val="15E57BCC"/>
    <w:rsid w:val="15FF884B"/>
    <w:rsid w:val="172B71CB"/>
    <w:rsid w:val="17474E42"/>
    <w:rsid w:val="175FD1DE"/>
    <w:rsid w:val="17B95AB3"/>
    <w:rsid w:val="1831D131"/>
    <w:rsid w:val="18F24619"/>
    <w:rsid w:val="18FFA351"/>
    <w:rsid w:val="1978A044"/>
    <w:rsid w:val="197CE2CC"/>
    <w:rsid w:val="19D9F8FB"/>
    <w:rsid w:val="1A6292D4"/>
    <w:rsid w:val="1A7A1FD7"/>
    <w:rsid w:val="1A7BA077"/>
    <w:rsid w:val="1A964101"/>
    <w:rsid w:val="1AA81E44"/>
    <w:rsid w:val="1AF5147E"/>
    <w:rsid w:val="1B38D16C"/>
    <w:rsid w:val="1BA2D053"/>
    <w:rsid w:val="1BB88A81"/>
    <w:rsid w:val="1BD9D003"/>
    <w:rsid w:val="1C0BB44C"/>
    <w:rsid w:val="1C0C3741"/>
    <w:rsid w:val="1C61398E"/>
    <w:rsid w:val="1CF01FC8"/>
    <w:rsid w:val="1D381BEA"/>
    <w:rsid w:val="1E7229CE"/>
    <w:rsid w:val="1E7DBB36"/>
    <w:rsid w:val="1E7E5FC7"/>
    <w:rsid w:val="1E9AA028"/>
    <w:rsid w:val="1ECBBB39"/>
    <w:rsid w:val="1EF80F90"/>
    <w:rsid w:val="1F5CF0A2"/>
    <w:rsid w:val="1F6EFCBE"/>
    <w:rsid w:val="1FB69156"/>
    <w:rsid w:val="1FBD1BE0"/>
    <w:rsid w:val="1FBDC8A6"/>
    <w:rsid w:val="1FCD27CC"/>
    <w:rsid w:val="1FCE3E89"/>
    <w:rsid w:val="21179BAB"/>
    <w:rsid w:val="21465D34"/>
    <w:rsid w:val="21894B0D"/>
    <w:rsid w:val="21C55DDE"/>
    <w:rsid w:val="22266775"/>
    <w:rsid w:val="222A4BD2"/>
    <w:rsid w:val="228010F1"/>
    <w:rsid w:val="22AEB652"/>
    <w:rsid w:val="2352AC68"/>
    <w:rsid w:val="2359C8B3"/>
    <w:rsid w:val="23BC4A6D"/>
    <w:rsid w:val="23DDA6F6"/>
    <w:rsid w:val="23FFBA93"/>
    <w:rsid w:val="24470C2F"/>
    <w:rsid w:val="245399DA"/>
    <w:rsid w:val="24743054"/>
    <w:rsid w:val="2483D742"/>
    <w:rsid w:val="2574A20A"/>
    <w:rsid w:val="261E1014"/>
    <w:rsid w:val="26467E54"/>
    <w:rsid w:val="266BA87F"/>
    <w:rsid w:val="268C559F"/>
    <w:rsid w:val="26CAFE43"/>
    <w:rsid w:val="26CD4143"/>
    <w:rsid w:val="26EF8DEC"/>
    <w:rsid w:val="270B696B"/>
    <w:rsid w:val="27722EF0"/>
    <w:rsid w:val="279240BA"/>
    <w:rsid w:val="27CCFFC1"/>
    <w:rsid w:val="28009B57"/>
    <w:rsid w:val="287E4C37"/>
    <w:rsid w:val="28C79257"/>
    <w:rsid w:val="29091AB5"/>
    <w:rsid w:val="292FB736"/>
    <w:rsid w:val="294DAA02"/>
    <w:rsid w:val="298FF876"/>
    <w:rsid w:val="29923015"/>
    <w:rsid w:val="29A59EB9"/>
    <w:rsid w:val="29E9CCBC"/>
    <w:rsid w:val="2A345A86"/>
    <w:rsid w:val="2A3E2DAF"/>
    <w:rsid w:val="2A8146FB"/>
    <w:rsid w:val="2A8F1E05"/>
    <w:rsid w:val="2AC5F912"/>
    <w:rsid w:val="2B177805"/>
    <w:rsid w:val="2B33DEE4"/>
    <w:rsid w:val="2B74A8F9"/>
    <w:rsid w:val="2BE4A05D"/>
    <w:rsid w:val="2BFED85D"/>
    <w:rsid w:val="2C30E430"/>
    <w:rsid w:val="2C581F19"/>
    <w:rsid w:val="2CA478AE"/>
    <w:rsid w:val="2CF7F3F5"/>
    <w:rsid w:val="2D255593"/>
    <w:rsid w:val="2D261044"/>
    <w:rsid w:val="2D4EA769"/>
    <w:rsid w:val="2DADF530"/>
    <w:rsid w:val="2DD0ACF7"/>
    <w:rsid w:val="2DDA1E3D"/>
    <w:rsid w:val="2E015569"/>
    <w:rsid w:val="2E3E8C08"/>
    <w:rsid w:val="2EA63759"/>
    <w:rsid w:val="2EE4A076"/>
    <w:rsid w:val="2EE5E99A"/>
    <w:rsid w:val="2F2189F5"/>
    <w:rsid w:val="2F54A7D4"/>
    <w:rsid w:val="2F8CF5E3"/>
    <w:rsid w:val="2FBBA852"/>
    <w:rsid w:val="2FF084B6"/>
    <w:rsid w:val="2FFD8C95"/>
    <w:rsid w:val="300BEE58"/>
    <w:rsid w:val="302ACA1D"/>
    <w:rsid w:val="30565B25"/>
    <w:rsid w:val="307D1807"/>
    <w:rsid w:val="30ABF0DC"/>
    <w:rsid w:val="30BBA7FB"/>
    <w:rsid w:val="30D13331"/>
    <w:rsid w:val="30D7FAE4"/>
    <w:rsid w:val="312A555C"/>
    <w:rsid w:val="3140510F"/>
    <w:rsid w:val="315A4F34"/>
    <w:rsid w:val="316706B1"/>
    <w:rsid w:val="316BA682"/>
    <w:rsid w:val="3193C3E2"/>
    <w:rsid w:val="31A24765"/>
    <w:rsid w:val="31E405F2"/>
    <w:rsid w:val="32230652"/>
    <w:rsid w:val="32380BFE"/>
    <w:rsid w:val="32A4E010"/>
    <w:rsid w:val="32D7A719"/>
    <w:rsid w:val="330E300F"/>
    <w:rsid w:val="336F485A"/>
    <w:rsid w:val="33B4BE95"/>
    <w:rsid w:val="33CF8EC3"/>
    <w:rsid w:val="33D7F69A"/>
    <w:rsid w:val="342B6CBE"/>
    <w:rsid w:val="346370D2"/>
    <w:rsid w:val="3482F148"/>
    <w:rsid w:val="34B1D3C2"/>
    <w:rsid w:val="34D21D72"/>
    <w:rsid w:val="3514389F"/>
    <w:rsid w:val="354FA216"/>
    <w:rsid w:val="3567EA8E"/>
    <w:rsid w:val="356D0038"/>
    <w:rsid w:val="359C508F"/>
    <w:rsid w:val="35B0DEBA"/>
    <w:rsid w:val="35E32CF0"/>
    <w:rsid w:val="35FEFB3D"/>
    <w:rsid w:val="3609B29A"/>
    <w:rsid w:val="362EAB0E"/>
    <w:rsid w:val="3658EED3"/>
    <w:rsid w:val="365D26C8"/>
    <w:rsid w:val="3678A7AC"/>
    <w:rsid w:val="36AF6EBD"/>
    <w:rsid w:val="36F32EB3"/>
    <w:rsid w:val="37AA31F9"/>
    <w:rsid w:val="37B3374C"/>
    <w:rsid w:val="37C53914"/>
    <w:rsid w:val="380F9563"/>
    <w:rsid w:val="3823FF74"/>
    <w:rsid w:val="38346156"/>
    <w:rsid w:val="38C05356"/>
    <w:rsid w:val="38D9951A"/>
    <w:rsid w:val="38F4E908"/>
    <w:rsid w:val="393318D2"/>
    <w:rsid w:val="393E066D"/>
    <w:rsid w:val="396CCEF1"/>
    <w:rsid w:val="398C2CA5"/>
    <w:rsid w:val="3990A782"/>
    <w:rsid w:val="3A2820E4"/>
    <w:rsid w:val="3A9D664F"/>
    <w:rsid w:val="3AFC1AC7"/>
    <w:rsid w:val="3B25B0C5"/>
    <w:rsid w:val="3B439624"/>
    <w:rsid w:val="3BB6E9BD"/>
    <w:rsid w:val="3BC38A23"/>
    <w:rsid w:val="3BD40D9E"/>
    <w:rsid w:val="3C1641B8"/>
    <w:rsid w:val="3C45FA49"/>
    <w:rsid w:val="3C818E9C"/>
    <w:rsid w:val="3C8A469E"/>
    <w:rsid w:val="3CA18942"/>
    <w:rsid w:val="3CEBE182"/>
    <w:rsid w:val="3D0DB419"/>
    <w:rsid w:val="3D18E52C"/>
    <w:rsid w:val="3D3DC9D0"/>
    <w:rsid w:val="3D71C80B"/>
    <w:rsid w:val="3D815FA8"/>
    <w:rsid w:val="3D9BCB95"/>
    <w:rsid w:val="3DAC3245"/>
    <w:rsid w:val="3DBFCF78"/>
    <w:rsid w:val="3E4DBEE7"/>
    <w:rsid w:val="3E870FDF"/>
    <w:rsid w:val="3EE9C5A2"/>
    <w:rsid w:val="3F324955"/>
    <w:rsid w:val="3F3389BA"/>
    <w:rsid w:val="3F597BA6"/>
    <w:rsid w:val="3F997E9D"/>
    <w:rsid w:val="3FBBE37F"/>
    <w:rsid w:val="3FCDE8EA"/>
    <w:rsid w:val="3FE562CD"/>
    <w:rsid w:val="40C9300A"/>
    <w:rsid w:val="40D6290E"/>
    <w:rsid w:val="40DA84F4"/>
    <w:rsid w:val="40E5B56C"/>
    <w:rsid w:val="4143B730"/>
    <w:rsid w:val="4164A4B7"/>
    <w:rsid w:val="41713B9A"/>
    <w:rsid w:val="417898BA"/>
    <w:rsid w:val="41C66C7E"/>
    <w:rsid w:val="41D5811C"/>
    <w:rsid w:val="4239793A"/>
    <w:rsid w:val="4246E732"/>
    <w:rsid w:val="425C6237"/>
    <w:rsid w:val="426C28FD"/>
    <w:rsid w:val="4357E763"/>
    <w:rsid w:val="435D49DA"/>
    <w:rsid w:val="43B1A299"/>
    <w:rsid w:val="43B9D229"/>
    <w:rsid w:val="43CD72B4"/>
    <w:rsid w:val="441A5D6B"/>
    <w:rsid w:val="445641FC"/>
    <w:rsid w:val="44720D0F"/>
    <w:rsid w:val="4480E225"/>
    <w:rsid w:val="44A6C58B"/>
    <w:rsid w:val="44B74B8B"/>
    <w:rsid w:val="44E058F6"/>
    <w:rsid w:val="44EBEAC6"/>
    <w:rsid w:val="454D02CE"/>
    <w:rsid w:val="4563F957"/>
    <w:rsid w:val="458086E2"/>
    <w:rsid w:val="4594284A"/>
    <w:rsid w:val="45AA18F7"/>
    <w:rsid w:val="45B040B6"/>
    <w:rsid w:val="45BD025C"/>
    <w:rsid w:val="45EDF0AB"/>
    <w:rsid w:val="45F063EA"/>
    <w:rsid w:val="4601F2F5"/>
    <w:rsid w:val="4603ABFC"/>
    <w:rsid w:val="461EEAC5"/>
    <w:rsid w:val="4629DDFE"/>
    <w:rsid w:val="46379194"/>
    <w:rsid w:val="463B5930"/>
    <w:rsid w:val="463CD35A"/>
    <w:rsid w:val="4649187C"/>
    <w:rsid w:val="467CFB18"/>
    <w:rsid w:val="468A43B2"/>
    <w:rsid w:val="4696DA12"/>
    <w:rsid w:val="46BB1488"/>
    <w:rsid w:val="4710BE00"/>
    <w:rsid w:val="47286E78"/>
    <w:rsid w:val="4752B8AE"/>
    <w:rsid w:val="476AC472"/>
    <w:rsid w:val="47BFDE80"/>
    <w:rsid w:val="47C67C9C"/>
    <w:rsid w:val="48076494"/>
    <w:rsid w:val="48370087"/>
    <w:rsid w:val="4895993C"/>
    <w:rsid w:val="489F6E5E"/>
    <w:rsid w:val="48A35F0D"/>
    <w:rsid w:val="48A6E618"/>
    <w:rsid w:val="493143B3"/>
    <w:rsid w:val="4954CA5B"/>
    <w:rsid w:val="495DB82A"/>
    <w:rsid w:val="498257C3"/>
    <w:rsid w:val="49B4F866"/>
    <w:rsid w:val="4A42CA64"/>
    <w:rsid w:val="4A42F0BB"/>
    <w:rsid w:val="4A5BCA6C"/>
    <w:rsid w:val="4A665374"/>
    <w:rsid w:val="4A7571B2"/>
    <w:rsid w:val="4A9187AE"/>
    <w:rsid w:val="4AE082A4"/>
    <w:rsid w:val="4B06BB68"/>
    <w:rsid w:val="4B3F75B6"/>
    <w:rsid w:val="4C2098C3"/>
    <w:rsid w:val="4CD087E3"/>
    <w:rsid w:val="4CDC2CC3"/>
    <w:rsid w:val="4DA1F53C"/>
    <w:rsid w:val="4DD0E30B"/>
    <w:rsid w:val="4E0A0DEB"/>
    <w:rsid w:val="4E21722D"/>
    <w:rsid w:val="4E74F493"/>
    <w:rsid w:val="4EC61B0B"/>
    <w:rsid w:val="4ED1EFDD"/>
    <w:rsid w:val="4EF2A197"/>
    <w:rsid w:val="4F285D44"/>
    <w:rsid w:val="4F5E8A87"/>
    <w:rsid w:val="4F9139D4"/>
    <w:rsid w:val="4FDCF768"/>
    <w:rsid w:val="5089FF7E"/>
    <w:rsid w:val="50956CC8"/>
    <w:rsid w:val="5096C4AD"/>
    <w:rsid w:val="50A3AF2F"/>
    <w:rsid w:val="515D221E"/>
    <w:rsid w:val="5191C131"/>
    <w:rsid w:val="51B86031"/>
    <w:rsid w:val="520F7618"/>
    <w:rsid w:val="5245FED5"/>
    <w:rsid w:val="52811507"/>
    <w:rsid w:val="529B760C"/>
    <w:rsid w:val="52A2F2CE"/>
    <w:rsid w:val="52A4CF99"/>
    <w:rsid w:val="52A5F064"/>
    <w:rsid w:val="52B0A189"/>
    <w:rsid w:val="52B11F5D"/>
    <w:rsid w:val="52E556FE"/>
    <w:rsid w:val="53131E7C"/>
    <w:rsid w:val="53766DF2"/>
    <w:rsid w:val="53959DB2"/>
    <w:rsid w:val="5395B748"/>
    <w:rsid w:val="5477A9B2"/>
    <w:rsid w:val="54980C79"/>
    <w:rsid w:val="54B0123C"/>
    <w:rsid w:val="54C98A25"/>
    <w:rsid w:val="550C55D6"/>
    <w:rsid w:val="550DCA47"/>
    <w:rsid w:val="5591BAD2"/>
    <w:rsid w:val="55945FCA"/>
    <w:rsid w:val="55B6F2FB"/>
    <w:rsid w:val="55C019E9"/>
    <w:rsid w:val="55D64F79"/>
    <w:rsid w:val="562CC203"/>
    <w:rsid w:val="5651D0E5"/>
    <w:rsid w:val="56527198"/>
    <w:rsid w:val="569F8B6B"/>
    <w:rsid w:val="56C06F8B"/>
    <w:rsid w:val="57BB0CAD"/>
    <w:rsid w:val="57C1260A"/>
    <w:rsid w:val="5805491D"/>
    <w:rsid w:val="5817075F"/>
    <w:rsid w:val="5835B325"/>
    <w:rsid w:val="585FA069"/>
    <w:rsid w:val="58AB26C6"/>
    <w:rsid w:val="58B68CDC"/>
    <w:rsid w:val="58C2EB5E"/>
    <w:rsid w:val="58F35F94"/>
    <w:rsid w:val="5933097D"/>
    <w:rsid w:val="595D87FF"/>
    <w:rsid w:val="596BA7C5"/>
    <w:rsid w:val="59987B41"/>
    <w:rsid w:val="59A78318"/>
    <w:rsid w:val="59E05DE6"/>
    <w:rsid w:val="59EB7A21"/>
    <w:rsid w:val="5A6B8368"/>
    <w:rsid w:val="5A71FB75"/>
    <w:rsid w:val="5B2FA8A3"/>
    <w:rsid w:val="5B36A0BE"/>
    <w:rsid w:val="5B377958"/>
    <w:rsid w:val="5B3854CE"/>
    <w:rsid w:val="5B68F292"/>
    <w:rsid w:val="5B836B51"/>
    <w:rsid w:val="5B8BFEF3"/>
    <w:rsid w:val="5BD9ECC5"/>
    <w:rsid w:val="5C4DD64F"/>
    <w:rsid w:val="5D03616A"/>
    <w:rsid w:val="5D147B33"/>
    <w:rsid w:val="5D1833C1"/>
    <w:rsid w:val="5D3CD54F"/>
    <w:rsid w:val="5D47A7E3"/>
    <w:rsid w:val="5D55FD09"/>
    <w:rsid w:val="5D764F48"/>
    <w:rsid w:val="5D90417E"/>
    <w:rsid w:val="5DCF4D72"/>
    <w:rsid w:val="5DE40B51"/>
    <w:rsid w:val="5DE9FAD7"/>
    <w:rsid w:val="5ED252A0"/>
    <w:rsid w:val="5F1B590B"/>
    <w:rsid w:val="5F5287AD"/>
    <w:rsid w:val="5F740EAA"/>
    <w:rsid w:val="5F85B739"/>
    <w:rsid w:val="5FAB2B2B"/>
    <w:rsid w:val="603366CF"/>
    <w:rsid w:val="603D677A"/>
    <w:rsid w:val="60D7C4F3"/>
    <w:rsid w:val="61706370"/>
    <w:rsid w:val="6185556D"/>
    <w:rsid w:val="6221EB42"/>
    <w:rsid w:val="62705C6E"/>
    <w:rsid w:val="62744F03"/>
    <w:rsid w:val="62757CCB"/>
    <w:rsid w:val="627EF88D"/>
    <w:rsid w:val="62AF767D"/>
    <w:rsid w:val="62FA762C"/>
    <w:rsid w:val="632CCF85"/>
    <w:rsid w:val="636DBD0B"/>
    <w:rsid w:val="639B95E9"/>
    <w:rsid w:val="63BD37B6"/>
    <w:rsid w:val="63C88A2E"/>
    <w:rsid w:val="6432933E"/>
    <w:rsid w:val="6453FCE9"/>
    <w:rsid w:val="648F44FE"/>
    <w:rsid w:val="64A2355F"/>
    <w:rsid w:val="64B7A962"/>
    <w:rsid w:val="64F5C2FC"/>
    <w:rsid w:val="6503A1E7"/>
    <w:rsid w:val="65BA99C3"/>
    <w:rsid w:val="65DC9DE6"/>
    <w:rsid w:val="65E7185C"/>
    <w:rsid w:val="65E8BCE6"/>
    <w:rsid w:val="65F1107A"/>
    <w:rsid w:val="66531421"/>
    <w:rsid w:val="66A0CC54"/>
    <w:rsid w:val="66BF0E8F"/>
    <w:rsid w:val="66E8C23C"/>
    <w:rsid w:val="66F97917"/>
    <w:rsid w:val="670D8DC9"/>
    <w:rsid w:val="6738CB6F"/>
    <w:rsid w:val="67C247AB"/>
    <w:rsid w:val="686C8FBC"/>
    <w:rsid w:val="6907A6A9"/>
    <w:rsid w:val="69081BB4"/>
    <w:rsid w:val="69AB2D56"/>
    <w:rsid w:val="69BE63CD"/>
    <w:rsid w:val="6A1948DE"/>
    <w:rsid w:val="6A3F6349"/>
    <w:rsid w:val="6A416C2C"/>
    <w:rsid w:val="6A5E1B7E"/>
    <w:rsid w:val="6AB1F20E"/>
    <w:rsid w:val="6AF3F74B"/>
    <w:rsid w:val="6B26E26C"/>
    <w:rsid w:val="6B3B8B82"/>
    <w:rsid w:val="6B5BDE7A"/>
    <w:rsid w:val="6BCD82A4"/>
    <w:rsid w:val="6C50F6A0"/>
    <w:rsid w:val="6C6E2D57"/>
    <w:rsid w:val="6C74508C"/>
    <w:rsid w:val="6C8BB7B2"/>
    <w:rsid w:val="6C8DBF80"/>
    <w:rsid w:val="6C92D2BA"/>
    <w:rsid w:val="6CAA2441"/>
    <w:rsid w:val="6CABE07A"/>
    <w:rsid w:val="6CDB8B0C"/>
    <w:rsid w:val="6D1115FB"/>
    <w:rsid w:val="6D77B76D"/>
    <w:rsid w:val="6D821FB4"/>
    <w:rsid w:val="6D8A6829"/>
    <w:rsid w:val="6DDE0E29"/>
    <w:rsid w:val="6E27BCCD"/>
    <w:rsid w:val="6E60C57C"/>
    <w:rsid w:val="6E756FFD"/>
    <w:rsid w:val="6EBEA0B6"/>
    <w:rsid w:val="6EC27AC1"/>
    <w:rsid w:val="6F41DEB3"/>
    <w:rsid w:val="6F9D2BDA"/>
    <w:rsid w:val="7026F7CE"/>
    <w:rsid w:val="702BA05C"/>
    <w:rsid w:val="703F8A57"/>
    <w:rsid w:val="707201EA"/>
    <w:rsid w:val="70B901B1"/>
    <w:rsid w:val="70EC9A89"/>
    <w:rsid w:val="70F6727E"/>
    <w:rsid w:val="7166FBD5"/>
    <w:rsid w:val="71CBAB02"/>
    <w:rsid w:val="7209AD5C"/>
    <w:rsid w:val="724B2D70"/>
    <w:rsid w:val="727BBCB6"/>
    <w:rsid w:val="727C838C"/>
    <w:rsid w:val="72E1E78E"/>
    <w:rsid w:val="72E4B4CE"/>
    <w:rsid w:val="733CEB57"/>
    <w:rsid w:val="73B960A0"/>
    <w:rsid w:val="73CE1BDF"/>
    <w:rsid w:val="73D79FE0"/>
    <w:rsid w:val="7481BC36"/>
    <w:rsid w:val="74A64A52"/>
    <w:rsid w:val="74C1264E"/>
    <w:rsid w:val="74D33DC0"/>
    <w:rsid w:val="74DF96D6"/>
    <w:rsid w:val="74E18590"/>
    <w:rsid w:val="74F09FB0"/>
    <w:rsid w:val="75679173"/>
    <w:rsid w:val="759F2D19"/>
    <w:rsid w:val="75B3144A"/>
    <w:rsid w:val="7673C97A"/>
    <w:rsid w:val="76DCF646"/>
    <w:rsid w:val="770BDFBE"/>
    <w:rsid w:val="772BDE6C"/>
    <w:rsid w:val="7736279B"/>
    <w:rsid w:val="77939DCF"/>
    <w:rsid w:val="7798DCDC"/>
    <w:rsid w:val="77AAE513"/>
    <w:rsid w:val="77BE11BF"/>
    <w:rsid w:val="77D1B3F2"/>
    <w:rsid w:val="77FDC206"/>
    <w:rsid w:val="78107309"/>
    <w:rsid w:val="785FD89E"/>
    <w:rsid w:val="78FBD432"/>
    <w:rsid w:val="7921F7A9"/>
    <w:rsid w:val="7939F736"/>
    <w:rsid w:val="7943EA84"/>
    <w:rsid w:val="79A7BD4B"/>
    <w:rsid w:val="79D4D151"/>
    <w:rsid w:val="79EC8035"/>
    <w:rsid w:val="7A27CC36"/>
    <w:rsid w:val="7A48CE53"/>
    <w:rsid w:val="7A996214"/>
    <w:rsid w:val="7A9D5528"/>
    <w:rsid w:val="7AA72046"/>
    <w:rsid w:val="7AC40C97"/>
    <w:rsid w:val="7B59FE24"/>
    <w:rsid w:val="7B68EF85"/>
    <w:rsid w:val="7B7D6910"/>
    <w:rsid w:val="7B829655"/>
    <w:rsid w:val="7B8F35C6"/>
    <w:rsid w:val="7BFDB70D"/>
    <w:rsid w:val="7C0F3A62"/>
    <w:rsid w:val="7C445963"/>
    <w:rsid w:val="7C838D98"/>
    <w:rsid w:val="7CAFBD83"/>
    <w:rsid w:val="7CB505EB"/>
    <w:rsid w:val="7D19C521"/>
    <w:rsid w:val="7D42BAC2"/>
    <w:rsid w:val="7D8C59D0"/>
    <w:rsid w:val="7D9E3423"/>
    <w:rsid w:val="7DB87FFD"/>
    <w:rsid w:val="7DBAE01F"/>
    <w:rsid w:val="7DCDF146"/>
    <w:rsid w:val="7DD74B53"/>
    <w:rsid w:val="7DE5A133"/>
    <w:rsid w:val="7E4964B4"/>
    <w:rsid w:val="7E62E7F8"/>
    <w:rsid w:val="7E8E3A4E"/>
    <w:rsid w:val="7E95804F"/>
    <w:rsid w:val="7E9A6C63"/>
    <w:rsid w:val="7EAAD66D"/>
    <w:rsid w:val="7EB44D33"/>
    <w:rsid w:val="7EC47BA8"/>
    <w:rsid w:val="7F014656"/>
    <w:rsid w:val="7F332AFA"/>
    <w:rsid w:val="7F67C624"/>
    <w:rsid w:val="7FB9B5A6"/>
    <w:rsid w:val="7FDD2961"/>
    <w:rsid w:val="7FE0329E"/>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35041"/>
  <w15:chartTrackingRefBased/>
  <w15:docId w15:val="{4449BFD0-710E-4944-9F8C-B17D2A4A5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64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4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D0E"/>
    <w:rPr>
      <w:rFonts w:eastAsiaTheme="majorEastAsia" w:cstheme="majorBidi"/>
      <w:color w:val="272727" w:themeColor="text1" w:themeTint="D8"/>
    </w:rPr>
  </w:style>
  <w:style w:type="paragraph" w:styleId="Title">
    <w:name w:val="Title"/>
    <w:basedOn w:val="Normal"/>
    <w:next w:val="Normal"/>
    <w:link w:val="TitleChar"/>
    <w:uiPriority w:val="10"/>
    <w:qFormat/>
    <w:rsid w:val="00C64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D0E"/>
    <w:pPr>
      <w:spacing w:before="160"/>
      <w:jc w:val="center"/>
    </w:pPr>
    <w:rPr>
      <w:i/>
      <w:iCs/>
      <w:color w:val="404040" w:themeColor="text1" w:themeTint="BF"/>
    </w:rPr>
  </w:style>
  <w:style w:type="character" w:customStyle="1" w:styleId="QuoteChar">
    <w:name w:val="Quote Char"/>
    <w:basedOn w:val="DefaultParagraphFont"/>
    <w:link w:val="Quote"/>
    <w:uiPriority w:val="29"/>
    <w:rsid w:val="00C64D0E"/>
    <w:rPr>
      <w:i/>
      <w:iCs/>
      <w:color w:val="404040" w:themeColor="text1" w:themeTint="BF"/>
    </w:rPr>
  </w:style>
  <w:style w:type="paragraph" w:styleId="ListParagraph">
    <w:name w:val="List Paragraph"/>
    <w:basedOn w:val="Normal"/>
    <w:uiPriority w:val="34"/>
    <w:qFormat/>
    <w:rsid w:val="00C64D0E"/>
    <w:pPr>
      <w:ind w:left="720"/>
      <w:contextualSpacing/>
    </w:pPr>
  </w:style>
  <w:style w:type="character" w:styleId="IntenseEmphasis">
    <w:name w:val="Intense Emphasis"/>
    <w:basedOn w:val="DefaultParagraphFont"/>
    <w:uiPriority w:val="21"/>
    <w:qFormat/>
    <w:rsid w:val="00C64D0E"/>
    <w:rPr>
      <w:i/>
      <w:iCs/>
      <w:color w:val="0F4761" w:themeColor="accent1" w:themeShade="BF"/>
    </w:rPr>
  </w:style>
  <w:style w:type="paragraph" w:styleId="IntenseQuote">
    <w:name w:val="Intense Quote"/>
    <w:basedOn w:val="Normal"/>
    <w:next w:val="Normal"/>
    <w:link w:val="IntenseQuoteChar"/>
    <w:uiPriority w:val="30"/>
    <w:qFormat/>
    <w:rsid w:val="00C64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D0E"/>
    <w:rPr>
      <w:i/>
      <w:iCs/>
      <w:color w:val="0F4761" w:themeColor="accent1" w:themeShade="BF"/>
    </w:rPr>
  </w:style>
  <w:style w:type="character" w:styleId="IntenseReference">
    <w:name w:val="Intense Reference"/>
    <w:basedOn w:val="DefaultParagraphFont"/>
    <w:uiPriority w:val="32"/>
    <w:qFormat/>
    <w:rsid w:val="00C64D0E"/>
    <w:rPr>
      <w:b/>
      <w:bCs/>
      <w:smallCaps/>
      <w:color w:val="0F4761" w:themeColor="accent1" w:themeShade="BF"/>
      <w:spacing w:val="5"/>
    </w:rPr>
  </w:style>
  <w:style w:type="paragraph" w:styleId="Header">
    <w:name w:val="header"/>
    <w:basedOn w:val="Normal"/>
    <w:link w:val="HeaderChar"/>
    <w:uiPriority w:val="99"/>
    <w:unhideWhenUsed/>
    <w:rsid w:val="00C64D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4D0E"/>
  </w:style>
  <w:style w:type="paragraph" w:styleId="Footer">
    <w:name w:val="footer"/>
    <w:basedOn w:val="Normal"/>
    <w:link w:val="FooterChar"/>
    <w:uiPriority w:val="99"/>
    <w:unhideWhenUsed/>
    <w:rsid w:val="00C64D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4D0E"/>
  </w:style>
  <w:style w:type="table" w:styleId="TableGrid">
    <w:name w:val="Table Grid"/>
    <w:basedOn w:val="TableNormal"/>
    <w:uiPriority w:val="59"/>
    <w:rsid w:val="00C64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2BBA"/>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126F6"/>
    <w:rPr>
      <w:b/>
      <w:bCs/>
    </w:rPr>
  </w:style>
  <w:style w:type="character" w:customStyle="1" w:styleId="CommentSubjectChar">
    <w:name w:val="Comment Subject Char"/>
    <w:basedOn w:val="CommentTextChar"/>
    <w:link w:val="CommentSubject"/>
    <w:uiPriority w:val="99"/>
    <w:semiHidden/>
    <w:rsid w:val="001126F6"/>
    <w:rPr>
      <w:b/>
      <w:bCs/>
      <w:sz w:val="20"/>
      <w:szCs w:val="20"/>
    </w:rPr>
  </w:style>
  <w:style w:type="character" w:styleId="Mention">
    <w:name w:val="Mention"/>
    <w:basedOn w:val="DefaultParagraphFont"/>
    <w:uiPriority w:val="99"/>
    <w:unhideWhenUsed/>
    <w:rsid w:val="001126F6"/>
    <w:rPr>
      <w:color w:val="2B579A"/>
      <w:shd w:val="clear" w:color="auto" w:fill="E1DFDD"/>
    </w:rPr>
  </w:style>
  <w:style w:type="paragraph" w:styleId="NoSpacing">
    <w:name w:val="No Spacing"/>
    <w:link w:val="NoSpacingChar"/>
    <w:uiPriority w:val="1"/>
    <w:qFormat/>
    <w:rsid w:val="00300F4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00F4C"/>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380B6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80B6F"/>
    <w:pPr>
      <w:spacing w:after="100"/>
    </w:pPr>
  </w:style>
  <w:style w:type="character" w:styleId="Hyperlink">
    <w:name w:val="Hyperlink"/>
    <w:basedOn w:val="DefaultParagraphFont"/>
    <w:uiPriority w:val="99"/>
    <w:unhideWhenUsed/>
    <w:rsid w:val="00380B6F"/>
    <w:rPr>
      <w:color w:val="467886" w:themeColor="hyperlink"/>
      <w:u w:val="single"/>
    </w:rPr>
  </w:style>
  <w:style w:type="character" w:styleId="UnresolvedMention">
    <w:name w:val="Unresolved Mention"/>
    <w:basedOn w:val="DefaultParagraphFont"/>
    <w:uiPriority w:val="99"/>
    <w:semiHidden/>
    <w:unhideWhenUsed/>
    <w:rsid w:val="00905365"/>
    <w:rPr>
      <w:color w:val="605E5C"/>
      <w:shd w:val="clear" w:color="auto" w:fill="E1DFDD"/>
    </w:rPr>
  </w:style>
  <w:style w:type="paragraph" w:styleId="TOC2">
    <w:name w:val="toc 2"/>
    <w:basedOn w:val="Normal"/>
    <w:next w:val="Normal"/>
    <w:autoRedefine/>
    <w:uiPriority w:val="39"/>
    <w:unhideWhenUsed/>
    <w:rsid w:val="00EB7DA4"/>
    <w:pPr>
      <w:spacing w:after="100"/>
      <w:ind w:left="240"/>
    </w:pPr>
  </w:style>
  <w:style w:type="paragraph" w:styleId="Revision">
    <w:name w:val="Revision"/>
    <w:hidden/>
    <w:uiPriority w:val="99"/>
    <w:semiHidden/>
    <w:rsid w:val="00A43329"/>
    <w:pPr>
      <w:spacing w:after="0" w:line="240" w:lineRule="auto"/>
    </w:pPr>
    <w:rPr>
      <w:lang w:val="en-US"/>
    </w:rPr>
  </w:style>
  <w:style w:type="paragraph" w:styleId="ListBullet">
    <w:name w:val="List Bullet"/>
    <w:basedOn w:val="Normal"/>
    <w:uiPriority w:val="99"/>
    <w:unhideWhenUsed/>
    <w:rsid w:val="009A258B"/>
    <w:pPr>
      <w:numPr>
        <w:numId w:val="25"/>
      </w:numPr>
      <w:tabs>
        <w:tab w:val="clear" w:pos="360"/>
      </w:tabs>
      <w:spacing w:after="120" w:line="276" w:lineRule="auto"/>
      <w:ind w:left="0" w:firstLine="0"/>
      <w:contextualSpacing/>
    </w:pPr>
    <w:rPr>
      <w:rFonts w:ascii="Calibri" w:eastAsiaTheme="minorEastAsia" w:hAnsi="Calibri"/>
      <w:color w:val="333333"/>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4772">
      <w:bodyDiv w:val="1"/>
      <w:marLeft w:val="0"/>
      <w:marRight w:val="0"/>
      <w:marTop w:val="0"/>
      <w:marBottom w:val="0"/>
      <w:divBdr>
        <w:top w:val="none" w:sz="0" w:space="0" w:color="auto"/>
        <w:left w:val="none" w:sz="0" w:space="0" w:color="auto"/>
        <w:bottom w:val="none" w:sz="0" w:space="0" w:color="auto"/>
        <w:right w:val="none" w:sz="0" w:space="0" w:color="auto"/>
      </w:divBdr>
    </w:div>
    <w:div w:id="109249729">
      <w:bodyDiv w:val="1"/>
      <w:marLeft w:val="0"/>
      <w:marRight w:val="0"/>
      <w:marTop w:val="0"/>
      <w:marBottom w:val="0"/>
      <w:divBdr>
        <w:top w:val="none" w:sz="0" w:space="0" w:color="auto"/>
        <w:left w:val="none" w:sz="0" w:space="0" w:color="auto"/>
        <w:bottom w:val="none" w:sz="0" w:space="0" w:color="auto"/>
        <w:right w:val="none" w:sz="0" w:space="0" w:color="auto"/>
      </w:divBdr>
    </w:div>
    <w:div w:id="165096963">
      <w:bodyDiv w:val="1"/>
      <w:marLeft w:val="0"/>
      <w:marRight w:val="0"/>
      <w:marTop w:val="0"/>
      <w:marBottom w:val="0"/>
      <w:divBdr>
        <w:top w:val="none" w:sz="0" w:space="0" w:color="auto"/>
        <w:left w:val="none" w:sz="0" w:space="0" w:color="auto"/>
        <w:bottom w:val="none" w:sz="0" w:space="0" w:color="auto"/>
        <w:right w:val="none" w:sz="0" w:space="0" w:color="auto"/>
      </w:divBdr>
    </w:div>
    <w:div w:id="219370322">
      <w:bodyDiv w:val="1"/>
      <w:marLeft w:val="0"/>
      <w:marRight w:val="0"/>
      <w:marTop w:val="0"/>
      <w:marBottom w:val="0"/>
      <w:divBdr>
        <w:top w:val="none" w:sz="0" w:space="0" w:color="auto"/>
        <w:left w:val="none" w:sz="0" w:space="0" w:color="auto"/>
        <w:bottom w:val="none" w:sz="0" w:space="0" w:color="auto"/>
        <w:right w:val="none" w:sz="0" w:space="0" w:color="auto"/>
      </w:divBdr>
    </w:div>
    <w:div w:id="241836481">
      <w:bodyDiv w:val="1"/>
      <w:marLeft w:val="0"/>
      <w:marRight w:val="0"/>
      <w:marTop w:val="0"/>
      <w:marBottom w:val="0"/>
      <w:divBdr>
        <w:top w:val="none" w:sz="0" w:space="0" w:color="auto"/>
        <w:left w:val="none" w:sz="0" w:space="0" w:color="auto"/>
        <w:bottom w:val="none" w:sz="0" w:space="0" w:color="auto"/>
        <w:right w:val="none" w:sz="0" w:space="0" w:color="auto"/>
      </w:divBdr>
    </w:div>
    <w:div w:id="366640594">
      <w:bodyDiv w:val="1"/>
      <w:marLeft w:val="0"/>
      <w:marRight w:val="0"/>
      <w:marTop w:val="0"/>
      <w:marBottom w:val="0"/>
      <w:divBdr>
        <w:top w:val="none" w:sz="0" w:space="0" w:color="auto"/>
        <w:left w:val="none" w:sz="0" w:space="0" w:color="auto"/>
        <w:bottom w:val="none" w:sz="0" w:space="0" w:color="auto"/>
        <w:right w:val="none" w:sz="0" w:space="0" w:color="auto"/>
      </w:divBdr>
    </w:div>
    <w:div w:id="427820131">
      <w:bodyDiv w:val="1"/>
      <w:marLeft w:val="0"/>
      <w:marRight w:val="0"/>
      <w:marTop w:val="0"/>
      <w:marBottom w:val="0"/>
      <w:divBdr>
        <w:top w:val="none" w:sz="0" w:space="0" w:color="auto"/>
        <w:left w:val="none" w:sz="0" w:space="0" w:color="auto"/>
        <w:bottom w:val="none" w:sz="0" w:space="0" w:color="auto"/>
        <w:right w:val="none" w:sz="0" w:space="0" w:color="auto"/>
      </w:divBdr>
    </w:div>
    <w:div w:id="430517637">
      <w:bodyDiv w:val="1"/>
      <w:marLeft w:val="0"/>
      <w:marRight w:val="0"/>
      <w:marTop w:val="0"/>
      <w:marBottom w:val="0"/>
      <w:divBdr>
        <w:top w:val="none" w:sz="0" w:space="0" w:color="auto"/>
        <w:left w:val="none" w:sz="0" w:space="0" w:color="auto"/>
        <w:bottom w:val="none" w:sz="0" w:space="0" w:color="auto"/>
        <w:right w:val="none" w:sz="0" w:space="0" w:color="auto"/>
      </w:divBdr>
      <w:divsChild>
        <w:div w:id="912818008">
          <w:marLeft w:val="0"/>
          <w:marRight w:val="0"/>
          <w:marTop w:val="0"/>
          <w:marBottom w:val="0"/>
          <w:divBdr>
            <w:top w:val="none" w:sz="0" w:space="0" w:color="auto"/>
            <w:left w:val="none" w:sz="0" w:space="0" w:color="auto"/>
            <w:bottom w:val="none" w:sz="0" w:space="0" w:color="auto"/>
            <w:right w:val="none" w:sz="0" w:space="0" w:color="auto"/>
          </w:divBdr>
          <w:divsChild>
            <w:div w:id="1810854234">
              <w:marLeft w:val="0"/>
              <w:marRight w:val="0"/>
              <w:marTop w:val="0"/>
              <w:marBottom w:val="0"/>
              <w:divBdr>
                <w:top w:val="none" w:sz="0" w:space="0" w:color="auto"/>
                <w:left w:val="none" w:sz="0" w:space="0" w:color="auto"/>
                <w:bottom w:val="none" w:sz="0" w:space="0" w:color="auto"/>
                <w:right w:val="none" w:sz="0" w:space="0" w:color="auto"/>
              </w:divBdr>
            </w:div>
          </w:divsChild>
        </w:div>
        <w:div w:id="1465149734">
          <w:marLeft w:val="0"/>
          <w:marRight w:val="0"/>
          <w:marTop w:val="0"/>
          <w:marBottom w:val="0"/>
          <w:divBdr>
            <w:top w:val="none" w:sz="0" w:space="0" w:color="auto"/>
            <w:left w:val="none" w:sz="0" w:space="0" w:color="auto"/>
            <w:bottom w:val="none" w:sz="0" w:space="0" w:color="auto"/>
            <w:right w:val="none" w:sz="0" w:space="0" w:color="auto"/>
          </w:divBdr>
          <w:divsChild>
            <w:div w:id="1548837907">
              <w:marLeft w:val="0"/>
              <w:marRight w:val="0"/>
              <w:marTop w:val="0"/>
              <w:marBottom w:val="0"/>
              <w:divBdr>
                <w:top w:val="none" w:sz="0" w:space="0" w:color="auto"/>
                <w:left w:val="none" w:sz="0" w:space="0" w:color="auto"/>
                <w:bottom w:val="none" w:sz="0" w:space="0" w:color="auto"/>
                <w:right w:val="none" w:sz="0" w:space="0" w:color="auto"/>
              </w:divBdr>
              <w:divsChild>
                <w:div w:id="9137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48082">
          <w:marLeft w:val="0"/>
          <w:marRight w:val="0"/>
          <w:marTop w:val="0"/>
          <w:marBottom w:val="0"/>
          <w:divBdr>
            <w:top w:val="none" w:sz="0" w:space="0" w:color="auto"/>
            <w:left w:val="none" w:sz="0" w:space="0" w:color="auto"/>
            <w:bottom w:val="none" w:sz="0" w:space="0" w:color="auto"/>
            <w:right w:val="none" w:sz="0" w:space="0" w:color="auto"/>
          </w:divBdr>
          <w:divsChild>
            <w:div w:id="961762930">
              <w:marLeft w:val="0"/>
              <w:marRight w:val="0"/>
              <w:marTop w:val="0"/>
              <w:marBottom w:val="0"/>
              <w:divBdr>
                <w:top w:val="none" w:sz="0" w:space="0" w:color="auto"/>
                <w:left w:val="none" w:sz="0" w:space="0" w:color="auto"/>
                <w:bottom w:val="none" w:sz="0" w:space="0" w:color="auto"/>
                <w:right w:val="none" w:sz="0" w:space="0" w:color="auto"/>
              </w:divBdr>
            </w:div>
          </w:divsChild>
        </w:div>
        <w:div w:id="2112818704">
          <w:marLeft w:val="0"/>
          <w:marRight w:val="0"/>
          <w:marTop w:val="0"/>
          <w:marBottom w:val="0"/>
          <w:divBdr>
            <w:top w:val="none" w:sz="0" w:space="0" w:color="auto"/>
            <w:left w:val="none" w:sz="0" w:space="0" w:color="auto"/>
            <w:bottom w:val="none" w:sz="0" w:space="0" w:color="auto"/>
            <w:right w:val="none" w:sz="0" w:space="0" w:color="auto"/>
          </w:divBdr>
          <w:divsChild>
            <w:div w:id="1726027154">
              <w:marLeft w:val="0"/>
              <w:marRight w:val="0"/>
              <w:marTop w:val="0"/>
              <w:marBottom w:val="0"/>
              <w:divBdr>
                <w:top w:val="none" w:sz="0" w:space="0" w:color="auto"/>
                <w:left w:val="none" w:sz="0" w:space="0" w:color="auto"/>
                <w:bottom w:val="none" w:sz="0" w:space="0" w:color="auto"/>
                <w:right w:val="none" w:sz="0" w:space="0" w:color="auto"/>
              </w:divBdr>
              <w:divsChild>
                <w:div w:id="21438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064156">
      <w:bodyDiv w:val="1"/>
      <w:marLeft w:val="0"/>
      <w:marRight w:val="0"/>
      <w:marTop w:val="0"/>
      <w:marBottom w:val="0"/>
      <w:divBdr>
        <w:top w:val="none" w:sz="0" w:space="0" w:color="auto"/>
        <w:left w:val="none" w:sz="0" w:space="0" w:color="auto"/>
        <w:bottom w:val="none" w:sz="0" w:space="0" w:color="auto"/>
        <w:right w:val="none" w:sz="0" w:space="0" w:color="auto"/>
      </w:divBdr>
    </w:div>
    <w:div w:id="521864473">
      <w:bodyDiv w:val="1"/>
      <w:marLeft w:val="0"/>
      <w:marRight w:val="0"/>
      <w:marTop w:val="0"/>
      <w:marBottom w:val="0"/>
      <w:divBdr>
        <w:top w:val="none" w:sz="0" w:space="0" w:color="auto"/>
        <w:left w:val="none" w:sz="0" w:space="0" w:color="auto"/>
        <w:bottom w:val="none" w:sz="0" w:space="0" w:color="auto"/>
        <w:right w:val="none" w:sz="0" w:space="0" w:color="auto"/>
      </w:divBdr>
    </w:div>
    <w:div w:id="894002403">
      <w:bodyDiv w:val="1"/>
      <w:marLeft w:val="0"/>
      <w:marRight w:val="0"/>
      <w:marTop w:val="0"/>
      <w:marBottom w:val="0"/>
      <w:divBdr>
        <w:top w:val="none" w:sz="0" w:space="0" w:color="auto"/>
        <w:left w:val="none" w:sz="0" w:space="0" w:color="auto"/>
        <w:bottom w:val="none" w:sz="0" w:space="0" w:color="auto"/>
        <w:right w:val="none" w:sz="0" w:space="0" w:color="auto"/>
      </w:divBdr>
    </w:div>
    <w:div w:id="920481185">
      <w:bodyDiv w:val="1"/>
      <w:marLeft w:val="0"/>
      <w:marRight w:val="0"/>
      <w:marTop w:val="0"/>
      <w:marBottom w:val="0"/>
      <w:divBdr>
        <w:top w:val="none" w:sz="0" w:space="0" w:color="auto"/>
        <w:left w:val="none" w:sz="0" w:space="0" w:color="auto"/>
        <w:bottom w:val="none" w:sz="0" w:space="0" w:color="auto"/>
        <w:right w:val="none" w:sz="0" w:space="0" w:color="auto"/>
      </w:divBdr>
    </w:div>
    <w:div w:id="944966433">
      <w:bodyDiv w:val="1"/>
      <w:marLeft w:val="0"/>
      <w:marRight w:val="0"/>
      <w:marTop w:val="0"/>
      <w:marBottom w:val="0"/>
      <w:divBdr>
        <w:top w:val="none" w:sz="0" w:space="0" w:color="auto"/>
        <w:left w:val="none" w:sz="0" w:space="0" w:color="auto"/>
        <w:bottom w:val="none" w:sz="0" w:space="0" w:color="auto"/>
        <w:right w:val="none" w:sz="0" w:space="0" w:color="auto"/>
      </w:divBdr>
    </w:div>
    <w:div w:id="999624682">
      <w:bodyDiv w:val="1"/>
      <w:marLeft w:val="0"/>
      <w:marRight w:val="0"/>
      <w:marTop w:val="0"/>
      <w:marBottom w:val="0"/>
      <w:divBdr>
        <w:top w:val="none" w:sz="0" w:space="0" w:color="auto"/>
        <w:left w:val="none" w:sz="0" w:space="0" w:color="auto"/>
        <w:bottom w:val="none" w:sz="0" w:space="0" w:color="auto"/>
        <w:right w:val="none" w:sz="0" w:space="0" w:color="auto"/>
      </w:divBdr>
    </w:div>
    <w:div w:id="1001857227">
      <w:bodyDiv w:val="1"/>
      <w:marLeft w:val="0"/>
      <w:marRight w:val="0"/>
      <w:marTop w:val="0"/>
      <w:marBottom w:val="0"/>
      <w:divBdr>
        <w:top w:val="none" w:sz="0" w:space="0" w:color="auto"/>
        <w:left w:val="none" w:sz="0" w:space="0" w:color="auto"/>
        <w:bottom w:val="none" w:sz="0" w:space="0" w:color="auto"/>
        <w:right w:val="none" w:sz="0" w:space="0" w:color="auto"/>
      </w:divBdr>
    </w:div>
    <w:div w:id="1092510270">
      <w:bodyDiv w:val="1"/>
      <w:marLeft w:val="0"/>
      <w:marRight w:val="0"/>
      <w:marTop w:val="0"/>
      <w:marBottom w:val="0"/>
      <w:divBdr>
        <w:top w:val="none" w:sz="0" w:space="0" w:color="auto"/>
        <w:left w:val="none" w:sz="0" w:space="0" w:color="auto"/>
        <w:bottom w:val="none" w:sz="0" w:space="0" w:color="auto"/>
        <w:right w:val="none" w:sz="0" w:space="0" w:color="auto"/>
      </w:divBdr>
    </w:div>
    <w:div w:id="1156650412">
      <w:bodyDiv w:val="1"/>
      <w:marLeft w:val="0"/>
      <w:marRight w:val="0"/>
      <w:marTop w:val="0"/>
      <w:marBottom w:val="0"/>
      <w:divBdr>
        <w:top w:val="none" w:sz="0" w:space="0" w:color="auto"/>
        <w:left w:val="none" w:sz="0" w:space="0" w:color="auto"/>
        <w:bottom w:val="none" w:sz="0" w:space="0" w:color="auto"/>
        <w:right w:val="none" w:sz="0" w:space="0" w:color="auto"/>
      </w:divBdr>
      <w:divsChild>
        <w:div w:id="51122034">
          <w:marLeft w:val="0"/>
          <w:marRight w:val="0"/>
          <w:marTop w:val="0"/>
          <w:marBottom w:val="0"/>
          <w:divBdr>
            <w:top w:val="none" w:sz="0" w:space="0" w:color="auto"/>
            <w:left w:val="none" w:sz="0" w:space="0" w:color="auto"/>
            <w:bottom w:val="none" w:sz="0" w:space="0" w:color="auto"/>
            <w:right w:val="none" w:sz="0" w:space="0" w:color="auto"/>
          </w:divBdr>
          <w:divsChild>
            <w:div w:id="548034426">
              <w:marLeft w:val="0"/>
              <w:marRight w:val="0"/>
              <w:marTop w:val="0"/>
              <w:marBottom w:val="0"/>
              <w:divBdr>
                <w:top w:val="none" w:sz="0" w:space="0" w:color="auto"/>
                <w:left w:val="none" w:sz="0" w:space="0" w:color="auto"/>
                <w:bottom w:val="none" w:sz="0" w:space="0" w:color="auto"/>
                <w:right w:val="none" w:sz="0" w:space="0" w:color="auto"/>
              </w:divBdr>
              <w:divsChild>
                <w:div w:id="59193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13402">
          <w:marLeft w:val="0"/>
          <w:marRight w:val="0"/>
          <w:marTop w:val="0"/>
          <w:marBottom w:val="0"/>
          <w:divBdr>
            <w:top w:val="none" w:sz="0" w:space="0" w:color="auto"/>
            <w:left w:val="none" w:sz="0" w:space="0" w:color="auto"/>
            <w:bottom w:val="none" w:sz="0" w:space="0" w:color="auto"/>
            <w:right w:val="none" w:sz="0" w:space="0" w:color="auto"/>
          </w:divBdr>
          <w:divsChild>
            <w:div w:id="989406772">
              <w:marLeft w:val="0"/>
              <w:marRight w:val="0"/>
              <w:marTop w:val="0"/>
              <w:marBottom w:val="0"/>
              <w:divBdr>
                <w:top w:val="none" w:sz="0" w:space="0" w:color="auto"/>
                <w:left w:val="none" w:sz="0" w:space="0" w:color="auto"/>
                <w:bottom w:val="none" w:sz="0" w:space="0" w:color="auto"/>
                <w:right w:val="none" w:sz="0" w:space="0" w:color="auto"/>
              </w:divBdr>
              <w:divsChild>
                <w:div w:id="199950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8851">
          <w:marLeft w:val="0"/>
          <w:marRight w:val="0"/>
          <w:marTop w:val="0"/>
          <w:marBottom w:val="0"/>
          <w:divBdr>
            <w:top w:val="none" w:sz="0" w:space="0" w:color="auto"/>
            <w:left w:val="none" w:sz="0" w:space="0" w:color="auto"/>
            <w:bottom w:val="none" w:sz="0" w:space="0" w:color="auto"/>
            <w:right w:val="none" w:sz="0" w:space="0" w:color="auto"/>
          </w:divBdr>
          <w:divsChild>
            <w:div w:id="54360798">
              <w:marLeft w:val="0"/>
              <w:marRight w:val="0"/>
              <w:marTop w:val="0"/>
              <w:marBottom w:val="0"/>
              <w:divBdr>
                <w:top w:val="none" w:sz="0" w:space="0" w:color="auto"/>
                <w:left w:val="none" w:sz="0" w:space="0" w:color="auto"/>
                <w:bottom w:val="none" w:sz="0" w:space="0" w:color="auto"/>
                <w:right w:val="none" w:sz="0" w:space="0" w:color="auto"/>
              </w:divBdr>
            </w:div>
          </w:divsChild>
        </w:div>
        <w:div w:id="2085495027">
          <w:marLeft w:val="0"/>
          <w:marRight w:val="0"/>
          <w:marTop w:val="0"/>
          <w:marBottom w:val="0"/>
          <w:divBdr>
            <w:top w:val="none" w:sz="0" w:space="0" w:color="auto"/>
            <w:left w:val="none" w:sz="0" w:space="0" w:color="auto"/>
            <w:bottom w:val="none" w:sz="0" w:space="0" w:color="auto"/>
            <w:right w:val="none" w:sz="0" w:space="0" w:color="auto"/>
          </w:divBdr>
          <w:divsChild>
            <w:div w:id="5563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28926">
      <w:bodyDiv w:val="1"/>
      <w:marLeft w:val="0"/>
      <w:marRight w:val="0"/>
      <w:marTop w:val="0"/>
      <w:marBottom w:val="0"/>
      <w:divBdr>
        <w:top w:val="none" w:sz="0" w:space="0" w:color="auto"/>
        <w:left w:val="none" w:sz="0" w:space="0" w:color="auto"/>
        <w:bottom w:val="none" w:sz="0" w:space="0" w:color="auto"/>
        <w:right w:val="none" w:sz="0" w:space="0" w:color="auto"/>
      </w:divBdr>
    </w:div>
    <w:div w:id="1268460648">
      <w:bodyDiv w:val="1"/>
      <w:marLeft w:val="0"/>
      <w:marRight w:val="0"/>
      <w:marTop w:val="0"/>
      <w:marBottom w:val="0"/>
      <w:divBdr>
        <w:top w:val="none" w:sz="0" w:space="0" w:color="auto"/>
        <w:left w:val="none" w:sz="0" w:space="0" w:color="auto"/>
        <w:bottom w:val="none" w:sz="0" w:space="0" w:color="auto"/>
        <w:right w:val="none" w:sz="0" w:space="0" w:color="auto"/>
      </w:divBdr>
    </w:div>
    <w:div w:id="1295407245">
      <w:bodyDiv w:val="1"/>
      <w:marLeft w:val="0"/>
      <w:marRight w:val="0"/>
      <w:marTop w:val="0"/>
      <w:marBottom w:val="0"/>
      <w:divBdr>
        <w:top w:val="none" w:sz="0" w:space="0" w:color="auto"/>
        <w:left w:val="none" w:sz="0" w:space="0" w:color="auto"/>
        <w:bottom w:val="none" w:sz="0" w:space="0" w:color="auto"/>
        <w:right w:val="none" w:sz="0" w:space="0" w:color="auto"/>
      </w:divBdr>
    </w:div>
    <w:div w:id="1374236796">
      <w:bodyDiv w:val="1"/>
      <w:marLeft w:val="0"/>
      <w:marRight w:val="0"/>
      <w:marTop w:val="0"/>
      <w:marBottom w:val="0"/>
      <w:divBdr>
        <w:top w:val="none" w:sz="0" w:space="0" w:color="auto"/>
        <w:left w:val="none" w:sz="0" w:space="0" w:color="auto"/>
        <w:bottom w:val="none" w:sz="0" w:space="0" w:color="auto"/>
        <w:right w:val="none" w:sz="0" w:space="0" w:color="auto"/>
      </w:divBdr>
    </w:div>
    <w:div w:id="1411273507">
      <w:bodyDiv w:val="1"/>
      <w:marLeft w:val="0"/>
      <w:marRight w:val="0"/>
      <w:marTop w:val="0"/>
      <w:marBottom w:val="0"/>
      <w:divBdr>
        <w:top w:val="none" w:sz="0" w:space="0" w:color="auto"/>
        <w:left w:val="none" w:sz="0" w:space="0" w:color="auto"/>
        <w:bottom w:val="none" w:sz="0" w:space="0" w:color="auto"/>
        <w:right w:val="none" w:sz="0" w:space="0" w:color="auto"/>
      </w:divBdr>
    </w:div>
    <w:div w:id="1499803912">
      <w:bodyDiv w:val="1"/>
      <w:marLeft w:val="0"/>
      <w:marRight w:val="0"/>
      <w:marTop w:val="0"/>
      <w:marBottom w:val="0"/>
      <w:divBdr>
        <w:top w:val="none" w:sz="0" w:space="0" w:color="auto"/>
        <w:left w:val="none" w:sz="0" w:space="0" w:color="auto"/>
        <w:bottom w:val="none" w:sz="0" w:space="0" w:color="auto"/>
        <w:right w:val="none" w:sz="0" w:space="0" w:color="auto"/>
      </w:divBdr>
    </w:div>
    <w:div w:id="1516073299">
      <w:bodyDiv w:val="1"/>
      <w:marLeft w:val="0"/>
      <w:marRight w:val="0"/>
      <w:marTop w:val="0"/>
      <w:marBottom w:val="0"/>
      <w:divBdr>
        <w:top w:val="none" w:sz="0" w:space="0" w:color="auto"/>
        <w:left w:val="none" w:sz="0" w:space="0" w:color="auto"/>
        <w:bottom w:val="none" w:sz="0" w:space="0" w:color="auto"/>
        <w:right w:val="none" w:sz="0" w:space="0" w:color="auto"/>
      </w:divBdr>
    </w:div>
    <w:div w:id="1537237491">
      <w:bodyDiv w:val="1"/>
      <w:marLeft w:val="0"/>
      <w:marRight w:val="0"/>
      <w:marTop w:val="0"/>
      <w:marBottom w:val="0"/>
      <w:divBdr>
        <w:top w:val="none" w:sz="0" w:space="0" w:color="auto"/>
        <w:left w:val="none" w:sz="0" w:space="0" w:color="auto"/>
        <w:bottom w:val="none" w:sz="0" w:space="0" w:color="auto"/>
        <w:right w:val="none" w:sz="0" w:space="0" w:color="auto"/>
      </w:divBdr>
    </w:div>
    <w:div w:id="1637756157">
      <w:bodyDiv w:val="1"/>
      <w:marLeft w:val="0"/>
      <w:marRight w:val="0"/>
      <w:marTop w:val="0"/>
      <w:marBottom w:val="0"/>
      <w:divBdr>
        <w:top w:val="none" w:sz="0" w:space="0" w:color="auto"/>
        <w:left w:val="none" w:sz="0" w:space="0" w:color="auto"/>
        <w:bottom w:val="none" w:sz="0" w:space="0" w:color="auto"/>
        <w:right w:val="none" w:sz="0" w:space="0" w:color="auto"/>
      </w:divBdr>
      <w:divsChild>
        <w:div w:id="1249147728">
          <w:marLeft w:val="0"/>
          <w:marRight w:val="0"/>
          <w:marTop w:val="0"/>
          <w:marBottom w:val="0"/>
          <w:divBdr>
            <w:top w:val="none" w:sz="0" w:space="0" w:color="auto"/>
            <w:left w:val="none" w:sz="0" w:space="0" w:color="auto"/>
            <w:bottom w:val="none" w:sz="0" w:space="0" w:color="auto"/>
            <w:right w:val="none" w:sz="0" w:space="0" w:color="auto"/>
          </w:divBdr>
          <w:divsChild>
            <w:div w:id="867328532">
              <w:marLeft w:val="0"/>
              <w:marRight w:val="0"/>
              <w:marTop w:val="0"/>
              <w:marBottom w:val="0"/>
              <w:divBdr>
                <w:top w:val="none" w:sz="0" w:space="0" w:color="auto"/>
                <w:left w:val="none" w:sz="0" w:space="0" w:color="auto"/>
                <w:bottom w:val="none" w:sz="0" w:space="0" w:color="auto"/>
                <w:right w:val="none" w:sz="0" w:space="0" w:color="auto"/>
              </w:divBdr>
              <w:divsChild>
                <w:div w:id="374353972">
                  <w:marLeft w:val="0"/>
                  <w:marRight w:val="0"/>
                  <w:marTop w:val="0"/>
                  <w:marBottom w:val="0"/>
                  <w:divBdr>
                    <w:top w:val="none" w:sz="0" w:space="0" w:color="auto"/>
                    <w:left w:val="none" w:sz="0" w:space="0" w:color="auto"/>
                    <w:bottom w:val="none" w:sz="0" w:space="0" w:color="auto"/>
                    <w:right w:val="none" w:sz="0" w:space="0" w:color="auto"/>
                  </w:divBdr>
                </w:div>
                <w:div w:id="1765882702">
                  <w:marLeft w:val="0"/>
                  <w:marRight w:val="0"/>
                  <w:marTop w:val="0"/>
                  <w:marBottom w:val="0"/>
                  <w:divBdr>
                    <w:top w:val="none" w:sz="0" w:space="0" w:color="auto"/>
                    <w:left w:val="none" w:sz="0" w:space="0" w:color="auto"/>
                    <w:bottom w:val="none" w:sz="0" w:space="0" w:color="auto"/>
                    <w:right w:val="none" w:sz="0" w:space="0" w:color="auto"/>
                  </w:divBdr>
                  <w:divsChild>
                    <w:div w:id="15231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809989">
      <w:bodyDiv w:val="1"/>
      <w:marLeft w:val="0"/>
      <w:marRight w:val="0"/>
      <w:marTop w:val="0"/>
      <w:marBottom w:val="0"/>
      <w:divBdr>
        <w:top w:val="none" w:sz="0" w:space="0" w:color="auto"/>
        <w:left w:val="none" w:sz="0" w:space="0" w:color="auto"/>
        <w:bottom w:val="none" w:sz="0" w:space="0" w:color="auto"/>
        <w:right w:val="none" w:sz="0" w:space="0" w:color="auto"/>
      </w:divBdr>
    </w:div>
    <w:div w:id="1705135534">
      <w:bodyDiv w:val="1"/>
      <w:marLeft w:val="0"/>
      <w:marRight w:val="0"/>
      <w:marTop w:val="0"/>
      <w:marBottom w:val="0"/>
      <w:divBdr>
        <w:top w:val="none" w:sz="0" w:space="0" w:color="auto"/>
        <w:left w:val="none" w:sz="0" w:space="0" w:color="auto"/>
        <w:bottom w:val="none" w:sz="0" w:space="0" w:color="auto"/>
        <w:right w:val="none" w:sz="0" w:space="0" w:color="auto"/>
      </w:divBdr>
      <w:divsChild>
        <w:div w:id="1070542266">
          <w:marLeft w:val="0"/>
          <w:marRight w:val="0"/>
          <w:marTop w:val="0"/>
          <w:marBottom w:val="0"/>
          <w:divBdr>
            <w:top w:val="none" w:sz="0" w:space="0" w:color="auto"/>
            <w:left w:val="none" w:sz="0" w:space="0" w:color="auto"/>
            <w:bottom w:val="none" w:sz="0" w:space="0" w:color="auto"/>
            <w:right w:val="none" w:sz="0" w:space="0" w:color="auto"/>
          </w:divBdr>
          <w:divsChild>
            <w:div w:id="1651985632">
              <w:marLeft w:val="0"/>
              <w:marRight w:val="0"/>
              <w:marTop w:val="0"/>
              <w:marBottom w:val="0"/>
              <w:divBdr>
                <w:top w:val="none" w:sz="0" w:space="0" w:color="auto"/>
                <w:left w:val="none" w:sz="0" w:space="0" w:color="auto"/>
                <w:bottom w:val="none" w:sz="0" w:space="0" w:color="auto"/>
                <w:right w:val="none" w:sz="0" w:space="0" w:color="auto"/>
              </w:divBdr>
              <w:divsChild>
                <w:div w:id="671951890">
                  <w:marLeft w:val="0"/>
                  <w:marRight w:val="0"/>
                  <w:marTop w:val="0"/>
                  <w:marBottom w:val="0"/>
                  <w:divBdr>
                    <w:top w:val="none" w:sz="0" w:space="0" w:color="auto"/>
                    <w:left w:val="none" w:sz="0" w:space="0" w:color="auto"/>
                    <w:bottom w:val="none" w:sz="0" w:space="0" w:color="auto"/>
                    <w:right w:val="none" w:sz="0" w:space="0" w:color="auto"/>
                  </w:divBdr>
                </w:div>
                <w:div w:id="1209536103">
                  <w:marLeft w:val="0"/>
                  <w:marRight w:val="0"/>
                  <w:marTop w:val="0"/>
                  <w:marBottom w:val="0"/>
                  <w:divBdr>
                    <w:top w:val="none" w:sz="0" w:space="0" w:color="auto"/>
                    <w:left w:val="none" w:sz="0" w:space="0" w:color="auto"/>
                    <w:bottom w:val="none" w:sz="0" w:space="0" w:color="auto"/>
                    <w:right w:val="none" w:sz="0" w:space="0" w:color="auto"/>
                  </w:divBdr>
                  <w:divsChild>
                    <w:div w:id="15078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354329">
      <w:bodyDiv w:val="1"/>
      <w:marLeft w:val="0"/>
      <w:marRight w:val="0"/>
      <w:marTop w:val="0"/>
      <w:marBottom w:val="0"/>
      <w:divBdr>
        <w:top w:val="none" w:sz="0" w:space="0" w:color="auto"/>
        <w:left w:val="none" w:sz="0" w:space="0" w:color="auto"/>
        <w:bottom w:val="none" w:sz="0" w:space="0" w:color="auto"/>
        <w:right w:val="none" w:sz="0" w:space="0" w:color="auto"/>
      </w:divBdr>
    </w:div>
    <w:div w:id="1740639831">
      <w:bodyDiv w:val="1"/>
      <w:marLeft w:val="0"/>
      <w:marRight w:val="0"/>
      <w:marTop w:val="0"/>
      <w:marBottom w:val="0"/>
      <w:divBdr>
        <w:top w:val="none" w:sz="0" w:space="0" w:color="auto"/>
        <w:left w:val="none" w:sz="0" w:space="0" w:color="auto"/>
        <w:bottom w:val="none" w:sz="0" w:space="0" w:color="auto"/>
        <w:right w:val="none" w:sz="0" w:space="0" w:color="auto"/>
      </w:divBdr>
    </w:div>
    <w:div w:id="1911109244">
      <w:bodyDiv w:val="1"/>
      <w:marLeft w:val="0"/>
      <w:marRight w:val="0"/>
      <w:marTop w:val="0"/>
      <w:marBottom w:val="0"/>
      <w:divBdr>
        <w:top w:val="none" w:sz="0" w:space="0" w:color="auto"/>
        <w:left w:val="none" w:sz="0" w:space="0" w:color="auto"/>
        <w:bottom w:val="none" w:sz="0" w:space="0" w:color="auto"/>
        <w:right w:val="none" w:sz="0" w:space="0" w:color="auto"/>
      </w:divBdr>
    </w:div>
    <w:div w:id="1956446603">
      <w:bodyDiv w:val="1"/>
      <w:marLeft w:val="0"/>
      <w:marRight w:val="0"/>
      <w:marTop w:val="0"/>
      <w:marBottom w:val="0"/>
      <w:divBdr>
        <w:top w:val="none" w:sz="0" w:space="0" w:color="auto"/>
        <w:left w:val="none" w:sz="0" w:space="0" w:color="auto"/>
        <w:bottom w:val="none" w:sz="0" w:space="0" w:color="auto"/>
        <w:right w:val="none" w:sz="0" w:space="0" w:color="auto"/>
      </w:divBdr>
    </w:div>
    <w:div w:id="1989431981">
      <w:bodyDiv w:val="1"/>
      <w:marLeft w:val="0"/>
      <w:marRight w:val="0"/>
      <w:marTop w:val="0"/>
      <w:marBottom w:val="0"/>
      <w:divBdr>
        <w:top w:val="none" w:sz="0" w:space="0" w:color="auto"/>
        <w:left w:val="none" w:sz="0" w:space="0" w:color="auto"/>
        <w:bottom w:val="none" w:sz="0" w:space="0" w:color="auto"/>
        <w:right w:val="none" w:sz="0" w:space="0" w:color="auto"/>
      </w:divBdr>
    </w:div>
    <w:div w:id="1993870317">
      <w:bodyDiv w:val="1"/>
      <w:marLeft w:val="0"/>
      <w:marRight w:val="0"/>
      <w:marTop w:val="0"/>
      <w:marBottom w:val="0"/>
      <w:divBdr>
        <w:top w:val="none" w:sz="0" w:space="0" w:color="auto"/>
        <w:left w:val="none" w:sz="0" w:space="0" w:color="auto"/>
        <w:bottom w:val="none" w:sz="0" w:space="0" w:color="auto"/>
        <w:right w:val="none" w:sz="0" w:space="0" w:color="auto"/>
      </w:divBdr>
    </w:div>
    <w:div w:id="213532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3AF720C8EA054A9390D5D8CF3B0BDE" ma:contentTypeVersion="11" ma:contentTypeDescription="Create a new document." ma:contentTypeScope="" ma:versionID="0ee15cb7ea3e1616ab971bd2b45fc321">
  <xsd:schema xmlns:xsd="http://www.w3.org/2001/XMLSchema" xmlns:xs="http://www.w3.org/2001/XMLSchema" xmlns:p="http://schemas.microsoft.com/office/2006/metadata/properties" xmlns:ns2="a7a15470-99cd-40ec-acc5-a1bc0e49957b" xmlns:ns3="c6c0088a-ee2d-4ea2-b3af-7d02e6382632" targetNamespace="http://schemas.microsoft.com/office/2006/metadata/properties" ma:root="true" ma:fieldsID="3599991cd7b0cc25dd8603afc20a396b" ns2:_="" ns3:_="">
    <xsd:import namespace="a7a15470-99cd-40ec-acc5-a1bc0e49957b"/>
    <xsd:import namespace="c6c0088a-ee2d-4ea2-b3af-7d02e63826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a15470-99cd-40ec-acc5-a1bc0e4995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c0088a-ee2d-4ea2-b3af-7d02e638263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77f846d-b004-4660-a991-8dcb188345ed}" ma:internalName="TaxCatchAll" ma:showField="CatchAllData" ma:web="c6c0088a-ee2d-4ea2-b3af-7d02e63826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7a15470-99cd-40ec-acc5-a1bc0e49957b">
      <Terms xmlns="http://schemas.microsoft.com/office/infopath/2007/PartnerControls"/>
    </lcf76f155ced4ddcb4097134ff3c332f>
    <TaxCatchAll xmlns="c6c0088a-ee2d-4ea2-b3af-7d02e6382632" xsi:nil="true"/>
  </documentManagement>
</p:properties>
</file>

<file path=customXml/itemProps1.xml><?xml version="1.0" encoding="utf-8"?>
<ds:datastoreItem xmlns:ds="http://schemas.openxmlformats.org/officeDocument/2006/customXml" ds:itemID="{E71399DF-6938-4B93-BE1B-2A984912D162}">
  <ds:schemaRefs>
    <ds:schemaRef ds:uri="http://schemas.openxmlformats.org/officeDocument/2006/bibliography"/>
  </ds:schemaRefs>
</ds:datastoreItem>
</file>

<file path=customXml/itemProps2.xml><?xml version="1.0" encoding="utf-8"?>
<ds:datastoreItem xmlns:ds="http://schemas.openxmlformats.org/officeDocument/2006/customXml" ds:itemID="{99841DDD-1DDD-4ADB-B203-1E7055262A65}">
  <ds:schemaRefs>
    <ds:schemaRef ds:uri="http://schemas.microsoft.com/sharepoint/v3/contenttype/forms"/>
  </ds:schemaRefs>
</ds:datastoreItem>
</file>

<file path=customXml/itemProps3.xml><?xml version="1.0" encoding="utf-8"?>
<ds:datastoreItem xmlns:ds="http://schemas.openxmlformats.org/officeDocument/2006/customXml" ds:itemID="{57B4539F-3D9A-4147-BF71-FC0CE614E7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a15470-99cd-40ec-acc5-a1bc0e49957b"/>
    <ds:schemaRef ds:uri="c6c0088a-ee2d-4ea2-b3af-7d02e63826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832EED-D638-42C7-9844-A0E1AF6415B2}">
  <ds:schemaRefs>
    <ds:schemaRef ds:uri="http://schemas.microsoft.com/office/2006/metadata/properties"/>
    <ds:schemaRef ds:uri="http://schemas.microsoft.com/office/infopath/2007/PartnerControls"/>
    <ds:schemaRef ds:uri="a7a15470-99cd-40ec-acc5-a1bc0e49957b"/>
    <ds:schemaRef ds:uri="c6c0088a-ee2d-4ea2-b3af-7d02e6382632"/>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3375</Words>
  <Characters>20624</Characters>
  <Application>Microsoft Office Word</Application>
  <DocSecurity>0</DocSecurity>
  <Lines>624</Lines>
  <Paragraphs>461</Paragraphs>
  <ScaleCrop>false</ScaleCrop>
  <HeadingPairs>
    <vt:vector size="2" baseType="variant">
      <vt:variant>
        <vt:lpstr>Title</vt:lpstr>
      </vt:variant>
      <vt:variant>
        <vt:i4>1</vt:i4>
      </vt:variant>
    </vt:vector>
  </HeadingPairs>
  <TitlesOfParts>
    <vt:vector size="1" baseType="lpstr">
      <vt:lpstr>FIS Graph Intelligence - Poc</vt:lpstr>
    </vt:vector>
  </TitlesOfParts>
  <Company/>
  <LinksUpToDate>false</LinksUpToDate>
  <CharactersWithSpaces>23538</CharactersWithSpaces>
  <SharedDoc>false</SharedDoc>
  <HLinks>
    <vt:vector size="150" baseType="variant">
      <vt:variant>
        <vt:i4>1376307</vt:i4>
      </vt:variant>
      <vt:variant>
        <vt:i4>146</vt:i4>
      </vt:variant>
      <vt:variant>
        <vt:i4>0</vt:i4>
      </vt:variant>
      <vt:variant>
        <vt:i4>5</vt:i4>
      </vt:variant>
      <vt:variant>
        <vt:lpwstr/>
      </vt:variant>
      <vt:variant>
        <vt:lpwstr>_Toc225948016</vt:lpwstr>
      </vt:variant>
      <vt:variant>
        <vt:i4>1376307</vt:i4>
      </vt:variant>
      <vt:variant>
        <vt:i4>140</vt:i4>
      </vt:variant>
      <vt:variant>
        <vt:i4>0</vt:i4>
      </vt:variant>
      <vt:variant>
        <vt:i4>5</vt:i4>
      </vt:variant>
      <vt:variant>
        <vt:lpwstr/>
      </vt:variant>
      <vt:variant>
        <vt:lpwstr>_Toc225948015</vt:lpwstr>
      </vt:variant>
      <vt:variant>
        <vt:i4>1376307</vt:i4>
      </vt:variant>
      <vt:variant>
        <vt:i4>134</vt:i4>
      </vt:variant>
      <vt:variant>
        <vt:i4>0</vt:i4>
      </vt:variant>
      <vt:variant>
        <vt:i4>5</vt:i4>
      </vt:variant>
      <vt:variant>
        <vt:lpwstr/>
      </vt:variant>
      <vt:variant>
        <vt:lpwstr>_Toc225948014</vt:lpwstr>
      </vt:variant>
      <vt:variant>
        <vt:i4>1376307</vt:i4>
      </vt:variant>
      <vt:variant>
        <vt:i4>128</vt:i4>
      </vt:variant>
      <vt:variant>
        <vt:i4>0</vt:i4>
      </vt:variant>
      <vt:variant>
        <vt:i4>5</vt:i4>
      </vt:variant>
      <vt:variant>
        <vt:lpwstr/>
      </vt:variant>
      <vt:variant>
        <vt:lpwstr>_Toc225948013</vt:lpwstr>
      </vt:variant>
      <vt:variant>
        <vt:i4>1376307</vt:i4>
      </vt:variant>
      <vt:variant>
        <vt:i4>122</vt:i4>
      </vt:variant>
      <vt:variant>
        <vt:i4>0</vt:i4>
      </vt:variant>
      <vt:variant>
        <vt:i4>5</vt:i4>
      </vt:variant>
      <vt:variant>
        <vt:lpwstr/>
      </vt:variant>
      <vt:variant>
        <vt:lpwstr>_Toc225948012</vt:lpwstr>
      </vt:variant>
      <vt:variant>
        <vt:i4>1376307</vt:i4>
      </vt:variant>
      <vt:variant>
        <vt:i4>116</vt:i4>
      </vt:variant>
      <vt:variant>
        <vt:i4>0</vt:i4>
      </vt:variant>
      <vt:variant>
        <vt:i4>5</vt:i4>
      </vt:variant>
      <vt:variant>
        <vt:lpwstr/>
      </vt:variant>
      <vt:variant>
        <vt:lpwstr>_Toc225948011</vt:lpwstr>
      </vt:variant>
      <vt:variant>
        <vt:i4>1376307</vt:i4>
      </vt:variant>
      <vt:variant>
        <vt:i4>110</vt:i4>
      </vt:variant>
      <vt:variant>
        <vt:i4>0</vt:i4>
      </vt:variant>
      <vt:variant>
        <vt:i4>5</vt:i4>
      </vt:variant>
      <vt:variant>
        <vt:lpwstr/>
      </vt:variant>
      <vt:variant>
        <vt:lpwstr>_Toc225948010</vt:lpwstr>
      </vt:variant>
      <vt:variant>
        <vt:i4>1310771</vt:i4>
      </vt:variant>
      <vt:variant>
        <vt:i4>104</vt:i4>
      </vt:variant>
      <vt:variant>
        <vt:i4>0</vt:i4>
      </vt:variant>
      <vt:variant>
        <vt:i4>5</vt:i4>
      </vt:variant>
      <vt:variant>
        <vt:lpwstr/>
      </vt:variant>
      <vt:variant>
        <vt:lpwstr>_Toc225948009</vt:lpwstr>
      </vt:variant>
      <vt:variant>
        <vt:i4>1310771</vt:i4>
      </vt:variant>
      <vt:variant>
        <vt:i4>98</vt:i4>
      </vt:variant>
      <vt:variant>
        <vt:i4>0</vt:i4>
      </vt:variant>
      <vt:variant>
        <vt:i4>5</vt:i4>
      </vt:variant>
      <vt:variant>
        <vt:lpwstr/>
      </vt:variant>
      <vt:variant>
        <vt:lpwstr>_Toc225948008</vt:lpwstr>
      </vt:variant>
      <vt:variant>
        <vt:i4>1310771</vt:i4>
      </vt:variant>
      <vt:variant>
        <vt:i4>92</vt:i4>
      </vt:variant>
      <vt:variant>
        <vt:i4>0</vt:i4>
      </vt:variant>
      <vt:variant>
        <vt:i4>5</vt:i4>
      </vt:variant>
      <vt:variant>
        <vt:lpwstr/>
      </vt:variant>
      <vt:variant>
        <vt:lpwstr>_Toc225948007</vt:lpwstr>
      </vt:variant>
      <vt:variant>
        <vt:i4>1310771</vt:i4>
      </vt:variant>
      <vt:variant>
        <vt:i4>86</vt:i4>
      </vt:variant>
      <vt:variant>
        <vt:i4>0</vt:i4>
      </vt:variant>
      <vt:variant>
        <vt:i4>5</vt:i4>
      </vt:variant>
      <vt:variant>
        <vt:lpwstr/>
      </vt:variant>
      <vt:variant>
        <vt:lpwstr>_Toc225948006</vt:lpwstr>
      </vt:variant>
      <vt:variant>
        <vt:i4>1310771</vt:i4>
      </vt:variant>
      <vt:variant>
        <vt:i4>80</vt:i4>
      </vt:variant>
      <vt:variant>
        <vt:i4>0</vt:i4>
      </vt:variant>
      <vt:variant>
        <vt:i4>5</vt:i4>
      </vt:variant>
      <vt:variant>
        <vt:lpwstr/>
      </vt:variant>
      <vt:variant>
        <vt:lpwstr>_Toc225948005</vt:lpwstr>
      </vt:variant>
      <vt:variant>
        <vt:i4>1310771</vt:i4>
      </vt:variant>
      <vt:variant>
        <vt:i4>74</vt:i4>
      </vt:variant>
      <vt:variant>
        <vt:i4>0</vt:i4>
      </vt:variant>
      <vt:variant>
        <vt:i4>5</vt:i4>
      </vt:variant>
      <vt:variant>
        <vt:lpwstr/>
      </vt:variant>
      <vt:variant>
        <vt:lpwstr>_Toc225948004</vt:lpwstr>
      </vt:variant>
      <vt:variant>
        <vt:i4>1310771</vt:i4>
      </vt:variant>
      <vt:variant>
        <vt:i4>68</vt:i4>
      </vt:variant>
      <vt:variant>
        <vt:i4>0</vt:i4>
      </vt:variant>
      <vt:variant>
        <vt:i4>5</vt:i4>
      </vt:variant>
      <vt:variant>
        <vt:lpwstr/>
      </vt:variant>
      <vt:variant>
        <vt:lpwstr>_Toc225948003</vt:lpwstr>
      </vt:variant>
      <vt:variant>
        <vt:i4>1310771</vt:i4>
      </vt:variant>
      <vt:variant>
        <vt:i4>62</vt:i4>
      </vt:variant>
      <vt:variant>
        <vt:i4>0</vt:i4>
      </vt:variant>
      <vt:variant>
        <vt:i4>5</vt:i4>
      </vt:variant>
      <vt:variant>
        <vt:lpwstr/>
      </vt:variant>
      <vt:variant>
        <vt:lpwstr>_Toc225948002</vt:lpwstr>
      </vt:variant>
      <vt:variant>
        <vt:i4>1310771</vt:i4>
      </vt:variant>
      <vt:variant>
        <vt:i4>56</vt:i4>
      </vt:variant>
      <vt:variant>
        <vt:i4>0</vt:i4>
      </vt:variant>
      <vt:variant>
        <vt:i4>5</vt:i4>
      </vt:variant>
      <vt:variant>
        <vt:lpwstr/>
      </vt:variant>
      <vt:variant>
        <vt:lpwstr>_Toc225948001</vt:lpwstr>
      </vt:variant>
      <vt:variant>
        <vt:i4>1310771</vt:i4>
      </vt:variant>
      <vt:variant>
        <vt:i4>50</vt:i4>
      </vt:variant>
      <vt:variant>
        <vt:i4>0</vt:i4>
      </vt:variant>
      <vt:variant>
        <vt:i4>5</vt:i4>
      </vt:variant>
      <vt:variant>
        <vt:lpwstr/>
      </vt:variant>
      <vt:variant>
        <vt:lpwstr>_Toc225948000</vt:lpwstr>
      </vt:variant>
      <vt:variant>
        <vt:i4>1179706</vt:i4>
      </vt:variant>
      <vt:variant>
        <vt:i4>44</vt:i4>
      </vt:variant>
      <vt:variant>
        <vt:i4>0</vt:i4>
      </vt:variant>
      <vt:variant>
        <vt:i4>5</vt:i4>
      </vt:variant>
      <vt:variant>
        <vt:lpwstr/>
      </vt:variant>
      <vt:variant>
        <vt:lpwstr>_Toc225947999</vt:lpwstr>
      </vt:variant>
      <vt:variant>
        <vt:i4>1179706</vt:i4>
      </vt:variant>
      <vt:variant>
        <vt:i4>38</vt:i4>
      </vt:variant>
      <vt:variant>
        <vt:i4>0</vt:i4>
      </vt:variant>
      <vt:variant>
        <vt:i4>5</vt:i4>
      </vt:variant>
      <vt:variant>
        <vt:lpwstr/>
      </vt:variant>
      <vt:variant>
        <vt:lpwstr>_Toc225947998</vt:lpwstr>
      </vt:variant>
      <vt:variant>
        <vt:i4>1179706</vt:i4>
      </vt:variant>
      <vt:variant>
        <vt:i4>32</vt:i4>
      </vt:variant>
      <vt:variant>
        <vt:i4>0</vt:i4>
      </vt:variant>
      <vt:variant>
        <vt:i4>5</vt:i4>
      </vt:variant>
      <vt:variant>
        <vt:lpwstr/>
      </vt:variant>
      <vt:variant>
        <vt:lpwstr>_Toc225947997</vt:lpwstr>
      </vt:variant>
      <vt:variant>
        <vt:i4>1179706</vt:i4>
      </vt:variant>
      <vt:variant>
        <vt:i4>26</vt:i4>
      </vt:variant>
      <vt:variant>
        <vt:i4>0</vt:i4>
      </vt:variant>
      <vt:variant>
        <vt:i4>5</vt:i4>
      </vt:variant>
      <vt:variant>
        <vt:lpwstr/>
      </vt:variant>
      <vt:variant>
        <vt:lpwstr>_Toc225947996</vt:lpwstr>
      </vt:variant>
      <vt:variant>
        <vt:i4>1179706</vt:i4>
      </vt:variant>
      <vt:variant>
        <vt:i4>20</vt:i4>
      </vt:variant>
      <vt:variant>
        <vt:i4>0</vt:i4>
      </vt:variant>
      <vt:variant>
        <vt:i4>5</vt:i4>
      </vt:variant>
      <vt:variant>
        <vt:lpwstr/>
      </vt:variant>
      <vt:variant>
        <vt:lpwstr>_Toc225947995</vt:lpwstr>
      </vt:variant>
      <vt:variant>
        <vt:i4>1179706</vt:i4>
      </vt:variant>
      <vt:variant>
        <vt:i4>14</vt:i4>
      </vt:variant>
      <vt:variant>
        <vt:i4>0</vt:i4>
      </vt:variant>
      <vt:variant>
        <vt:i4>5</vt:i4>
      </vt:variant>
      <vt:variant>
        <vt:lpwstr/>
      </vt:variant>
      <vt:variant>
        <vt:lpwstr>_Toc225947994</vt:lpwstr>
      </vt:variant>
      <vt:variant>
        <vt:i4>1179706</vt:i4>
      </vt:variant>
      <vt:variant>
        <vt:i4>8</vt:i4>
      </vt:variant>
      <vt:variant>
        <vt:i4>0</vt:i4>
      </vt:variant>
      <vt:variant>
        <vt:i4>5</vt:i4>
      </vt:variant>
      <vt:variant>
        <vt:lpwstr/>
      </vt:variant>
      <vt:variant>
        <vt:lpwstr>_Toc225947993</vt:lpwstr>
      </vt:variant>
      <vt:variant>
        <vt:i4>1179706</vt:i4>
      </vt:variant>
      <vt:variant>
        <vt:i4>2</vt:i4>
      </vt:variant>
      <vt:variant>
        <vt:i4>0</vt:i4>
      </vt:variant>
      <vt:variant>
        <vt:i4>5</vt:i4>
      </vt:variant>
      <vt:variant>
        <vt:lpwstr/>
      </vt:variant>
      <vt:variant>
        <vt:lpwstr>_Toc225947992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 Graph Intelligence - Poc</dc:title>
  <dc:subject>Business Requirement Document</dc:subject>
  <dc:creator>Phase POC</dc:creator>
  <cp:keywords/>
  <dc:description/>
  <cp:lastModifiedBy>Vladislav Dimitrov</cp:lastModifiedBy>
  <cp:revision>2</cp:revision>
  <cp:lastPrinted>2026-02-10T11:12:00Z</cp:lastPrinted>
  <dcterms:created xsi:type="dcterms:W3CDTF">2026-04-10T14:37:00Z</dcterms:created>
  <dcterms:modified xsi:type="dcterms:W3CDTF">2026-04-10T14:37:00Z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0x0101008F3AF720C8EA054A9390D5D8CF3B0BDE</vt:lpwstr>
  </property>
  <property fmtid="{D5CDD505-2E9C-101B-9397-08002B2CF9AE}" pid="3" name="MediaServiceImageTags">
    <vt:lpwstr/>
  </property>
</Properties>
</file>